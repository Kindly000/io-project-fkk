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Dokumentacja inżynierii wymagań</w:t>
      </w:r>
    </w:p>
    <w:p w:rsidR="00000000" w:rsidDel="00000000" w:rsidP="00000000" w:rsidRDefault="00000000" w:rsidRPr="00000000" w14:paraId="00000002">
      <w:pPr>
        <w:rPr>
          <w:sz w:val="40"/>
          <w:szCs w:val="40"/>
          <w:u w:val="single"/>
        </w:rPr>
      </w:pPr>
      <w:r w:rsidDel="00000000" w:rsidR="00000000" w:rsidRPr="00000000">
        <w:rPr>
          <w:i w:val="1"/>
        </w:rPr>
        <mc:AlternateContent>
          <mc:Choice Requires="wpg">
            <w:drawing>
              <wp:inline distB="0" distT="0" distL="0" distR="0">
                <wp:extent cx="5760720" cy="13322"/>
                <wp:effectExtent b="0" l="0" r="0" t="0"/>
                <wp:docPr id="485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65625" y="3773325"/>
                          <a:ext cx="5760720" cy="13322"/>
                          <a:chOff x="2465625" y="3773325"/>
                          <a:chExt cx="5760750" cy="13350"/>
                        </a:xfrm>
                      </wpg:grpSpPr>
                      <wpg:grpSp>
                        <wpg:cNvGrpSpPr/>
                        <wpg:grpSpPr>
                          <a:xfrm>
                            <a:off x="2465640" y="3773339"/>
                            <a:ext cx="5760720" cy="13322"/>
                            <a:chOff x="2465625" y="3773325"/>
                            <a:chExt cx="5760750" cy="13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65625" y="3773325"/>
                              <a:ext cx="5760750" cy="1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65640" y="3773339"/>
                              <a:ext cx="5760720" cy="13322"/>
                              <a:chOff x="2465625" y="3773325"/>
                              <a:chExt cx="5760750" cy="133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465625" y="3773325"/>
                                <a:ext cx="5760750" cy="13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65640" y="3773339"/>
                                <a:ext cx="5760720" cy="13322"/>
                                <a:chOff x="0" y="0"/>
                                <a:chExt cx="5766816" cy="13716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5766800" cy="13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5766816" cy="13716"/>
                                </a:xfrm>
                                <a:custGeom>
                                  <a:rect b="b" l="l" r="r" t="t"/>
                                  <a:pathLst>
                                    <a:path extrusionOk="0" h="13716" w="5766816">
                                      <a:moveTo>
                                        <a:pt x="0" y="0"/>
                                      </a:moveTo>
                                      <a:lnTo>
                                        <a:pt x="5766816" y="0"/>
                                      </a:lnTo>
                                      <a:lnTo>
                                        <a:pt x="5766816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0720" cy="13322"/>
                <wp:effectExtent b="0" l="0" r="0" t="0"/>
                <wp:docPr id="4855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720" cy="1332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Cel dokumentu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Celem niniejszego dokumentu jest szczegółowe określenie wymagań funkcjonalnych i niefunkcjonalnych dla systemu transkrypcji mowy na tekst oraz dodatkowych funkcji związanych z zapisem i przetwarzaniem spotkań online. Dokument ten ma na celu zapewnienie spójnego i precyzyjnego opisu oczekiwań, które będą stanowiły podstawę do projektowania, implementacji oraz testowania rozwiązania. </w:t>
      </w:r>
    </w:p>
    <w:p w:rsidR="00000000" w:rsidDel="00000000" w:rsidP="00000000" w:rsidRDefault="00000000" w:rsidRPr="00000000" w14:paraId="0000000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Słownik pojęć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Transkrypcja mowy – proces automatycznego przekształcania mowy ( audio ) na tekst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Zoom, Google Meet, MS Teams – narzędzia służące do prowadzenia telekonferencji, któr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000000"/>
          <w:rtl w:val="0"/>
        </w:rPr>
        <w:t xml:space="preserve"> powinny być wspierane przez oprogramowanie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UI ( User Interface ) – interfejs użytkownika aplikacji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DOC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color w:val="000000"/>
          <w:rtl w:val="0"/>
        </w:rPr>
        <w:t xml:space="preserve">, TXT – formaty plików, w których będą przechowywane dane związane z nagranymi spotkaniami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Notes - Zbiór plików, służących jako notatka ze spotkania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App_Calendar_Actions: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rtl w:val="0"/>
        </w:rPr>
        <w:t xml:space="preserve">Uwierzytelnienie i autoryzacja użytkownika.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rtl w:val="0"/>
        </w:rPr>
        <w:t xml:space="preserve">Utworzenie wydarzenia w Google Calendar dotyczącego notatki.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App_User_Actions: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rtl w:val="0"/>
        </w:rPr>
        <w:t xml:space="preserve">Możliwość nagrywania spotkania.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rtl w:val="0"/>
        </w:rPr>
        <w:t xml:space="preserve">Możliwość zapisu plików dotyczących nagrywania spotkania.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rtl w:val="0"/>
        </w:rPr>
        <w:t xml:space="preserve">Możliwość utworzenia notatki z nagrania (plik MP4 i WAV) ustawiając odpowiednie ustawienia.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rtl w:val="0"/>
        </w:rPr>
        <w:t xml:space="preserve">Możliwość przeglądania listy notatek znajdujących się na serwerze.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rtl w:val="0"/>
        </w:rPr>
        <w:t xml:space="preserve">Możliwość uzyskania listy notatek (z serwera), w których znajduje się słowo kluczowe (szukane w notatkach).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rtl w:val="0"/>
        </w:rPr>
        <w:t xml:space="preserve">Możliwość otwarcia strony internetowej zawierająca notatkę.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User_Calendar_Actions: 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rtl w:val="0"/>
        </w:rPr>
        <w:t xml:space="preserve">Możliwość otwarcia URL zawierającego notatkę dotyczącego wydarzenia w kalendarzu.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User_WWW_Actions: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rtl w:val="0"/>
        </w:rPr>
        <w:t xml:space="preserve">Możliwość przeglądania notatek online.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rtl w:val="0"/>
        </w:rPr>
        <w:t xml:space="preserve">Możliwość pobrania notatki jako plik TXT, DOCX.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User_Directory_Actions: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rtl w:val="0"/>
        </w:rPr>
        <w:t xml:space="preserve">Możliwość zarządzania plikami znajdującymi się w folderze.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Członkowie zespołu</w:t>
      </w:r>
    </w:p>
    <w:p w:rsidR="00000000" w:rsidDel="00000000" w:rsidP="00000000" w:rsidRDefault="00000000" w:rsidRPr="00000000" w14:paraId="0000001D">
      <w:pPr>
        <w:spacing w:after="200" w:line="240" w:lineRule="auto"/>
        <w:rPr>
          <w:b w:val="1"/>
          <w:u w:val="single"/>
        </w:rPr>
      </w:pPr>
      <w:r w:rsidDel="00000000" w:rsidR="00000000" w:rsidRPr="00000000">
        <w:rPr>
          <w:i w:val="1"/>
          <w:color w:val="0e2841"/>
          <w:sz w:val="18"/>
          <w:szCs w:val="18"/>
          <w:rtl w:val="0"/>
        </w:rPr>
        <w:t xml:space="preserve">Tabela 1 Macierz kompetencji zespołu</w:t>
      </w: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Ind w:w="-123.0" w:type="dxa"/>
        <w:tblLayout w:type="fixed"/>
        <w:tblLook w:val="0400"/>
      </w:tblPr>
      <w:tblGrid>
        <w:gridCol w:w="2445"/>
        <w:gridCol w:w="2385"/>
        <w:gridCol w:w="2220"/>
        <w:gridCol w:w="2205"/>
        <w:tblGridChange w:id="0">
          <w:tblGrid>
            <w:gridCol w:w="2445"/>
            <w:gridCol w:w="2385"/>
            <w:gridCol w:w="2220"/>
            <w:gridCol w:w="2205"/>
          </w:tblGrid>
        </w:tblGridChange>
      </w:tblGrid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Kompetencje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Jakub Kogut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259" w:lineRule="auto"/>
              <w:ind w:left="13" w:firstLine="0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Jakub Kowalski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59" w:lineRule="auto"/>
              <w:ind w:left="13" w:firstLine="0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Filip Kaczor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ea72e" w:val="clear"/>
          </w:tcPr>
          <w:p w:rsidR="00000000" w:rsidDel="00000000" w:rsidP="00000000" w:rsidRDefault="00000000" w:rsidRPr="00000000" w14:paraId="00000023">
            <w:pPr>
              <w:spacing w:line="259" w:lineRule="auto"/>
              <w:ind w:left="7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Posiada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ea72e" w:val="clear"/>
          </w:tcPr>
          <w:p w:rsidR="00000000" w:rsidDel="00000000" w:rsidP="00000000" w:rsidRDefault="00000000" w:rsidRPr="00000000" w14:paraId="00000024">
            <w:pPr>
              <w:spacing w:line="259" w:lineRule="auto"/>
              <w:ind w:left="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Posiada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ea72e" w:val="clear"/>
          </w:tcPr>
          <w:p w:rsidR="00000000" w:rsidDel="00000000" w:rsidP="00000000" w:rsidRDefault="00000000" w:rsidRPr="00000000" w14:paraId="00000025">
            <w:pPr>
              <w:spacing w:line="259" w:lineRule="auto"/>
              <w:ind w:left="8" w:firstLine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Eclipse JS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6d7a8" w:val="clear"/>
          </w:tcPr>
          <w:p w:rsidR="00000000" w:rsidDel="00000000" w:rsidP="00000000" w:rsidRDefault="00000000" w:rsidRPr="00000000" w14:paraId="00000027">
            <w:pPr>
              <w:spacing w:line="259" w:lineRule="auto"/>
              <w:ind w:left="7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Posiada ( podstawy 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6d7a8" w:val="clear"/>
          </w:tcPr>
          <w:p w:rsidR="00000000" w:rsidDel="00000000" w:rsidP="00000000" w:rsidRDefault="00000000" w:rsidRPr="00000000" w14:paraId="00000028">
            <w:pPr>
              <w:spacing w:line="259" w:lineRule="auto"/>
              <w:ind w:left="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Posiada ( podstawy 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ea72e" w:val="clear"/>
          </w:tcPr>
          <w:p w:rsidR="00000000" w:rsidDel="00000000" w:rsidP="00000000" w:rsidRDefault="00000000" w:rsidRPr="00000000" w14:paraId="00000029">
            <w:pPr>
              <w:spacing w:line="259" w:lineRule="auto"/>
              <w:ind w:left="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Posiada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59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Design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ea72e" w:val="clear"/>
          </w:tcPr>
          <w:p w:rsidR="00000000" w:rsidDel="00000000" w:rsidP="00000000" w:rsidRDefault="00000000" w:rsidRPr="00000000" w14:paraId="0000002B">
            <w:pPr>
              <w:spacing w:line="259" w:lineRule="auto"/>
              <w:ind w:left="12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Posiada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ea72e" w:val="clear"/>
          </w:tcPr>
          <w:p w:rsidR="00000000" w:rsidDel="00000000" w:rsidP="00000000" w:rsidRDefault="00000000" w:rsidRPr="00000000" w14:paraId="0000002C">
            <w:pPr>
              <w:spacing w:line="259" w:lineRule="auto"/>
              <w:ind w:left="9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Posiada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ea72e" w:val="clear"/>
          </w:tcPr>
          <w:p w:rsidR="00000000" w:rsidDel="00000000" w:rsidP="00000000" w:rsidRDefault="00000000" w:rsidRPr="00000000" w14:paraId="0000002D">
            <w:pPr>
              <w:spacing w:line="259" w:lineRule="auto"/>
              <w:ind w:left="9" w:firstLine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UML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</w:tcPr>
          <w:p w:rsidR="00000000" w:rsidDel="00000000" w:rsidP="00000000" w:rsidRDefault="00000000" w:rsidRPr="00000000" w14:paraId="0000002F">
            <w:pPr>
              <w:spacing w:line="259" w:lineRule="auto"/>
              <w:ind w:left="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Posiada(podstawy)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</w:tcPr>
          <w:p w:rsidR="00000000" w:rsidDel="00000000" w:rsidP="00000000" w:rsidRDefault="00000000" w:rsidRPr="00000000" w14:paraId="00000030">
            <w:pPr>
              <w:spacing w:line="259" w:lineRule="auto"/>
              <w:ind w:left="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Posiada(podstawy)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</w:tcPr>
          <w:p w:rsidR="00000000" w:rsidDel="00000000" w:rsidP="00000000" w:rsidRDefault="00000000" w:rsidRPr="00000000" w14:paraId="00000031">
            <w:pPr>
              <w:spacing w:line="259" w:lineRule="auto"/>
              <w:ind w:left="8" w:firstLine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Posiada(podstawy)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Testowanie oprogramowania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0000" w:val="clear"/>
          </w:tcPr>
          <w:p w:rsidR="00000000" w:rsidDel="00000000" w:rsidP="00000000" w:rsidRDefault="00000000" w:rsidRPr="00000000" w14:paraId="00000033">
            <w:pPr>
              <w:spacing w:line="259" w:lineRule="auto"/>
              <w:ind w:left="7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Nie posiada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0000" w:val="clear"/>
          </w:tcPr>
          <w:p w:rsidR="00000000" w:rsidDel="00000000" w:rsidP="00000000" w:rsidRDefault="00000000" w:rsidRPr="00000000" w14:paraId="00000034">
            <w:pPr>
              <w:spacing w:line="259" w:lineRule="auto"/>
              <w:ind w:left="8" w:firstLine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Nie posiada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ea72e" w:val="clear"/>
          </w:tcPr>
          <w:p w:rsidR="00000000" w:rsidDel="00000000" w:rsidP="00000000" w:rsidRDefault="00000000" w:rsidRPr="00000000" w14:paraId="00000035">
            <w:pPr>
              <w:keepNext w:val="1"/>
              <w:spacing w:line="259" w:lineRule="auto"/>
              <w:ind w:left="8" w:firstLine="0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Posiada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1"/>
          <w:smallCaps w:val="0"/>
          <w:strike w:val="0"/>
          <w:color w:val="0e2841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Zestaw pytań sformułowanych w trakcie spotkania </w:t>
      </w:r>
    </w:p>
    <w:p w:rsidR="00000000" w:rsidDel="00000000" w:rsidP="00000000" w:rsidRDefault="00000000" w:rsidRPr="00000000" w14:paraId="00000038">
      <w:pPr>
        <w:spacing w:after="200" w:line="240" w:lineRule="auto"/>
        <w:rPr>
          <w:b w:val="1"/>
          <w:u w:val="single"/>
        </w:rPr>
      </w:pPr>
      <w:r w:rsidDel="00000000" w:rsidR="00000000" w:rsidRPr="00000000">
        <w:rPr>
          <w:i w:val="1"/>
          <w:color w:val="0e2841"/>
          <w:sz w:val="18"/>
          <w:szCs w:val="18"/>
          <w:rtl w:val="0"/>
        </w:rPr>
        <w:t xml:space="preserve">Tabela 2 Modelowanie systemu za pomocą tabeli</w:t>
      </w: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3015"/>
        <w:gridCol w:w="3030"/>
        <w:tblGridChange w:id="0">
          <w:tblGrid>
            <w:gridCol w:w="3015"/>
            <w:gridCol w:w="3015"/>
            <w:gridCol w:w="3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Pytanie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Odpowiedź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Uwagi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Jakie narzędzia do telekonferencji ma obsługiwać program?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Działa na Zoom, MS Teams, Google Meet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Czy użytkownik może wykonywać inne czynności na urządzeniu w trakcie nagrywania spotkania?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Nie będzie zakłócał nagrywania (audio i video): nie będzie  zasłaniał okna nagrywanego spotkania i wprowadzał dodatkowego dźwięku (np. muzyka w tle)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 jakich formatach notatki ze spotkania mają być zapisane?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Notatki .docx i .txt Nagranie video .mp4 Zrzuty ekranu .png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Powinno być stworzone podsumowanie spotkania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Czy spotkanie ma mieć transkrypcję?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Tak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Z podziałem na role - opcjonalne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Czy spotkanie ma mieć timestampy?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Tak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Chronologicznie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Jaki język transkrypcji powinien być obsługiwany?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Polski, Angielski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Możliwe błędy w transkrypcji</w:t>
            </w:r>
          </w:p>
        </w:tc>
      </w:tr>
      <w:tr>
        <w:trPr>
          <w:cantSplit w:val="0"/>
          <w:trHeight w:val="75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Czy program powinien mieć dodatkowe integracje?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Tak, z kalendarzem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Jak umożliwić podgląd notatek?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Za pomocą plików .docx i .txt (lokalnie na urządzeniu użytkownika).</w:t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Przez stronę internetową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br w:type="textWrapping"/>
        <w:t xml:space="preserve">Czy wszystkie wymagania klienta są możliwe do spełnienia? Prawdopodobnie.</w:t>
      </w:r>
    </w:p>
    <w:p w:rsidR="00000000" w:rsidDel="00000000" w:rsidP="00000000" w:rsidRDefault="00000000" w:rsidRPr="00000000" w14:paraId="0000005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Funkcjonalności</w:t>
      </w:r>
    </w:p>
    <w:p w:rsidR="00000000" w:rsidDel="00000000" w:rsidP="00000000" w:rsidRDefault="00000000" w:rsidRPr="00000000" w14:paraId="00000059">
      <w:pPr>
        <w:spacing w:after="200" w:line="240" w:lineRule="auto"/>
        <w:rPr>
          <w:b w:val="1"/>
          <w:u w:val="single"/>
        </w:rPr>
      </w:pPr>
      <w:r w:rsidDel="00000000" w:rsidR="00000000" w:rsidRPr="00000000">
        <w:rPr>
          <w:i w:val="1"/>
          <w:color w:val="0e2841"/>
          <w:sz w:val="18"/>
          <w:szCs w:val="18"/>
          <w:rtl w:val="0"/>
        </w:rPr>
        <w:t xml:space="preserve">Tabela 3 Opis funkcjonalności</w:t>
      </w:r>
      <w:r w:rsidDel="00000000" w:rsidR="00000000" w:rsidRPr="00000000">
        <w:rPr>
          <w:rtl w:val="0"/>
        </w:rPr>
      </w:r>
    </w:p>
    <w:tbl>
      <w:tblPr>
        <w:tblStyle w:val="Table3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Funkcjonalność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Opis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Uwagi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Automatyczna Transkrypcja Mowy na tekst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Zamiana mowy zawartej w pliku .wav na tekst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Zapis udostępnionego ekranu 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Zapis pliku wideo w formacie .mp4 lokalnie lub na serwerze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Zapis zrzutu ekranu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Zapis potencjalnie interesujących użytkownika zrzutów ekranu zawierających np. slajdy prezentacji, itp.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Możliwość zdefiniowania częstotliwości próbkowania nagrania wideo ( zwiększenie wydajności 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Działanie na różnych narzędziach do telekonferencji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Aplikacja ma zdefiniowane wsparcie dla narzędzi takich jak: Zoom , Google Meet, Teams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Zapis plików w formacie .docx, .txt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Wygenerowane notatki są zapisywane w obu tych formatach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Uzgodniona zmiana formatu z .pdf na .docx na drugim spotkaniu z klientem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UI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Interfejs użytkownika pozwala mu: rozpoczynać/kończyć spotkania, przeglądać notatki, wyszukiwać w nich fraz, dostać się na stronę internetową, itp.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Wybór języka spotkania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Określenie języka, w którym prowadzone jest dane spotkanie.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Język jest automatycznie wykrywany przez aplikację.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Integracja z kalendarzem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Kalendarz umożliwia przeglądanie notatek z określonych dni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Generowanie podsumowań notatek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Wyciąganie kluczowych informacji z nagranych spotkań.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Wyszukiwanie w notatkach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Użytkownik ma możliwość wyszukiwanie fraz w notatkach.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Identyfikacja mówcy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Aplikacja dostarcza mechanizmu pozwalającego rozróżnić mówców na podstawowym poziomie.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Mówcy nie są identyfikowani przez Imię oraz Nazwisko, tylko numer.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Możliwość dokonania samej analizy plików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Możliwa jest również analiza plików ze spotkań bez potrzeby ich wcześniejszego nagrywania.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Ponowienie próby wysłania na serwer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W razie wystąpienia błędu podczas przesyłania danych na serwer możliwe jest ponowienie próby.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Ustalony format danych wejściowych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Nagranie wideo w formacie .mp4 oraz nagranie audio w formacie .wav.</w:t>
        <w:br w:type="textWrapping"/>
      </w:r>
    </w:p>
    <w:p w:rsidR="00000000" w:rsidDel="00000000" w:rsidP="00000000" w:rsidRDefault="00000000" w:rsidRPr="00000000" w14:paraId="0000008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Modelowanie systemu </w:t>
      </w:r>
    </w:p>
    <w:p w:rsidR="00000000" w:rsidDel="00000000" w:rsidP="00000000" w:rsidRDefault="00000000" w:rsidRPr="00000000" w14:paraId="00000088">
      <w:pPr>
        <w:spacing w:after="200" w:line="240" w:lineRule="auto"/>
        <w:rPr>
          <w:b w:val="1"/>
          <w:u w:val="single"/>
        </w:rPr>
      </w:pPr>
      <w:r w:rsidDel="00000000" w:rsidR="00000000" w:rsidRPr="00000000">
        <w:rPr>
          <w:i w:val="1"/>
          <w:color w:val="0e2841"/>
          <w:sz w:val="18"/>
          <w:szCs w:val="18"/>
          <w:rtl w:val="0"/>
        </w:rPr>
        <w:t xml:space="preserve">Tabela 4 Modelowanie systemu za pomocą tabeli</w:t>
      </w: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45"/>
        <w:tblGridChange w:id="0">
          <w:tblGrid>
            <w:gridCol w:w="1785"/>
            <w:gridCol w:w="7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Aktorzy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Użytkownik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Celem działania modelowanego systemu jest nagrywanie spotkań i tworzenie na ich podstawie transkrypcji, diaryzacji oraz podsumowań. Dodatkowo system ten powinien mieć zapewnioną integrację z kalendarzem, w którym tworzone będą wydarzenia związane z generowanymi przez aplikację notatkami.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Pliki audio/wideo związane z danym spotkaniem, narzędzie telekonferencyjne, folder do zapisu notatek, częstotliwość próbkowania pliku wideo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Wyzwalacz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Przycisk do rozpoczęcia nagrywania/Wyznaczenie przez użytkownika plików do procesowania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Odpowiedź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Transkrypcja/Diaryzacja/Podsumowanie spotkania, zrzuty ekranu z prezentacji dostępne lokalnie i przez stronę internetową w sieci enterprise.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Uwagi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keepNext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Brak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="240" w:lineRule="auto"/>
        <w:rPr>
          <w:i w:val="1"/>
          <w:color w:val="0e2841"/>
          <w:sz w:val="18"/>
          <w:szCs w:val="18"/>
        </w:rPr>
      </w:pPr>
      <w:r w:rsidDel="00000000" w:rsidR="00000000" w:rsidRPr="00000000">
        <w:rPr>
          <w:i w:val="1"/>
          <w:color w:val="0e2841"/>
          <w:sz w:val="18"/>
          <w:szCs w:val="18"/>
          <w:rtl w:val="0"/>
        </w:rPr>
        <w:t xml:space="preserve">Rysunek 1 Diagram zależności pomiędzy komponentami systemu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rPr>
          <w:rFonts w:ascii="Aptos" w:cs="Aptos" w:eastAsia="Aptos" w:hAnsi="Aptos"/>
          <w:b w:val="0"/>
          <w:i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760410" cy="4152900"/>
            <wp:effectExtent b="0" l="0" r="0" t="0"/>
            <wp:docPr id="487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Format danych wyjściowych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color="0f4761" w:space="10" w:sz="4" w:val="single"/>
          <w:left w:space="0" w:sz="0" w:val="nil"/>
          <w:bottom w:color="0f4761" w:space="10" w:sz="4" w:val="single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864" w:right="864" w:firstLine="0"/>
        <w:jc w:val="center"/>
        <w:rPr>
          <w:rFonts w:ascii="Aptos" w:cs="Aptos" w:eastAsia="Aptos" w:hAnsi="Aptos"/>
          <w:b w:val="0"/>
          <w:i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Zawartość notatki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Notatka po spotkaniu będzie zawierać: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Nazwę spotkania.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Podsumowanie spotkania.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Transkrypcję spotkania (z podziałem na role - opcjonalne).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Zrzuty ekranu zawierające potencjalne slajdy prezentacji pojawiającej się na ekranie.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Timestampy do wypowiedzi i zrzutów ekranu.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color="0f4761" w:space="10" w:sz="4" w:val="single"/>
          <w:left w:space="0" w:sz="0" w:val="nil"/>
          <w:bottom w:color="0f4761" w:space="10" w:sz="4" w:val="single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864" w:right="864" w:firstLine="0"/>
        <w:jc w:val="center"/>
        <w:rPr>
          <w:rFonts w:ascii="Aptos" w:cs="Aptos" w:eastAsia="Aptos" w:hAnsi="Aptos"/>
          <w:b w:val="0"/>
          <w:i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Formaty plików wyjściowych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Formaty plików wyjściowych: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Plik .docx zawierający powyższą notatkę.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Plik .txt zawierający tylko transkrypcję.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Nagranie w pliku .mp4 dostępne lokalnie.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Zrzuty ekranów zawierające multimedia prezentowane podczas nagrywanego spotkania.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Strona internetowa zawierająca powyższą notatkę.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Wpis w kalendarzu Google odpowiadający danej notatce.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Implementacja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Skrócony opis narzędzi ( szczegóły w Stosie Technologicznym 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color="0f4761" w:space="10" w:sz="4" w:val="single"/>
          <w:left w:space="0" w:sz="0" w:val="nil"/>
          <w:bottom w:color="0f4761" w:space="10" w:sz="4" w:val="single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864" w:right="864" w:firstLine="0"/>
        <w:jc w:val="center"/>
        <w:rPr>
          <w:rFonts w:ascii="Aptos" w:cs="Aptos" w:eastAsia="Aptos" w:hAnsi="Aptos"/>
          <w:b w:val="0"/>
          <w:i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Aplikacja desktopowa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Język programowania: Python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Dodatkowe biblioteki: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Biblioteka do nagrywania obrazu.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Biblioteka do nagrywania dźwięku.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Biblioteka do konwersji mowy na tekst (Speech to Text).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do podsumowań (np. generowanie podsumowań tekstowych).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Integracja z kalendarzem Google.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color="0f4761" w:space="10" w:sz="4" w:val="single"/>
          <w:left w:space="0" w:sz="0" w:val="nil"/>
          <w:bottom w:color="0f4761" w:space="10" w:sz="4" w:val="single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864" w:right="864" w:firstLine="0"/>
        <w:jc w:val="center"/>
        <w:rPr>
          <w:rFonts w:ascii="Aptos" w:cs="Aptos" w:eastAsia="Aptos" w:hAnsi="Aptos"/>
          <w:b w:val="0"/>
          <w:i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Serwer web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Język programowania: PHP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Dodatkowe biblioteki: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Obsługa plików JSON.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color="0f4761" w:space="10" w:sz="4" w:val="single"/>
          <w:left w:space="0" w:sz="0" w:val="nil"/>
          <w:bottom w:color="0f4761" w:space="10" w:sz="4" w:val="single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864" w:right="864" w:firstLine="0"/>
        <w:jc w:val="center"/>
        <w:rPr>
          <w:rFonts w:ascii="Aptos" w:cs="Aptos" w:eastAsia="Aptos" w:hAnsi="Aptos"/>
          <w:b w:val="0"/>
          <w:i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System operacyjny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Kompatybilność z systemami: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Windows 10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Windows 11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Struktura aplikacji</w:t>
      </w:r>
    </w:p>
    <w:p w:rsidR="00000000" w:rsidDel="00000000" w:rsidP="00000000" w:rsidRDefault="00000000" w:rsidRPr="00000000" w14:paraId="000000C3">
      <w:pPr>
        <w:rPr>
          <w:b w:val="1"/>
          <w:u w:val="single"/>
        </w:rPr>
      </w:pPr>
      <w:r w:rsidDel="00000000" w:rsidR="00000000" w:rsidRPr="00000000">
        <w:rPr>
          <w:i w:val="1"/>
          <w:color w:val="0e2841"/>
          <w:sz w:val="18"/>
          <w:szCs w:val="18"/>
          <w:rtl w:val="0"/>
        </w:rPr>
        <w:t xml:space="preserve">Rysunek 2 Struktura aplikacji przy użyciu ww.narzędzi</w:t>
      </w:r>
      <w:r w:rsidDel="00000000" w:rsidR="00000000" w:rsidRPr="00000000">
        <w:rPr>
          <w:b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60410" cy="4673600"/>
            <wp:effectExtent b="0" l="0" r="0" t="0"/>
            <wp:docPr id="487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0" w:line="240" w:lineRule="auto"/>
        <w:rPr>
          <w:i w:val="1"/>
          <w:color w:val="0e2841"/>
          <w:sz w:val="18"/>
          <w:szCs w:val="18"/>
        </w:rPr>
      </w:pPr>
      <w:r w:rsidDel="00000000" w:rsidR="00000000" w:rsidRPr="00000000">
        <w:rPr>
          <w:i w:val="1"/>
          <w:color w:val="0e2841"/>
          <w:sz w:val="18"/>
          <w:szCs w:val="18"/>
          <w:rtl w:val="0"/>
        </w:rPr>
        <w:t xml:space="preserve">Rysunek 3 Diagram przetwarzania danych komponentu - Data analyze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spacing w:after="200" w:line="240" w:lineRule="auto"/>
        <w:rPr/>
      </w:pPr>
      <w:r w:rsidDel="00000000" w:rsidR="00000000" w:rsidRPr="00000000">
        <w:rPr>
          <w:i w:val="1"/>
          <w:color w:val="0e2841"/>
          <w:sz w:val="18"/>
          <w:szCs w:val="18"/>
        </w:rPr>
        <w:drawing>
          <wp:inline distB="114300" distT="114300" distL="114300" distR="114300">
            <wp:extent cx="5760410" cy="3581400"/>
            <wp:effectExtent b="0" l="0" r="0" t="0"/>
            <wp:docPr id="488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0" w:line="240" w:lineRule="auto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line="240" w:lineRule="auto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="240" w:lineRule="auto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0" w:line="240" w:lineRule="auto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="240" w:lineRule="auto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="240" w:lineRule="auto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line="240" w:lineRule="auto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line="240" w:lineRule="auto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line="240" w:lineRule="auto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line="240" w:lineRule="auto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line="240" w:lineRule="auto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0" w:line="240" w:lineRule="auto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0" w:line="240" w:lineRule="auto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line="240" w:lineRule="auto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0" w:line="240" w:lineRule="auto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0" w:line="240" w:lineRule="auto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line="240" w:lineRule="auto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0" w:line="240" w:lineRule="auto"/>
        <w:rPr>
          <w:i w:val="1"/>
          <w:color w:val="0e284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="240" w:lineRule="auto"/>
        <w:rPr>
          <w:i w:val="1"/>
          <w:color w:val="0e2841"/>
          <w:sz w:val="18"/>
          <w:szCs w:val="18"/>
        </w:rPr>
      </w:pPr>
      <w:r w:rsidDel="00000000" w:rsidR="00000000" w:rsidRPr="00000000">
        <w:rPr>
          <w:i w:val="1"/>
          <w:color w:val="0e2841"/>
          <w:sz w:val="18"/>
          <w:szCs w:val="18"/>
          <w:rtl w:val="0"/>
        </w:rPr>
        <w:t xml:space="preserve">Rysunek 4 Diagram przetwarzania danych komponentu - Save process</w:t>
      </w:r>
    </w:p>
    <w:p w:rsidR="00000000" w:rsidDel="00000000" w:rsidP="00000000" w:rsidRDefault="00000000" w:rsidRPr="00000000" w14:paraId="000000E4">
      <w:pPr>
        <w:keepNext w:val="1"/>
        <w:spacing w:after="200" w:line="240" w:lineRule="auto"/>
        <w:rPr>
          <w:i w:val="1"/>
          <w:color w:val="0e2841"/>
          <w:sz w:val="18"/>
          <w:szCs w:val="18"/>
        </w:rPr>
      </w:pPr>
      <w:r w:rsidDel="00000000" w:rsidR="00000000" w:rsidRPr="00000000">
        <w:rPr>
          <w:i w:val="1"/>
          <w:color w:val="0e2841"/>
          <w:sz w:val="18"/>
          <w:szCs w:val="18"/>
        </w:rPr>
        <w:drawing>
          <wp:inline distB="114300" distT="114300" distL="114300" distR="114300">
            <wp:extent cx="4486593" cy="9674515"/>
            <wp:effectExtent b="0" l="0" r="0" t="0"/>
            <wp:docPr id="486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593" cy="9674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Diagramy sekwencji</w:t>
      </w:r>
    </w:p>
    <w:p w:rsidR="00000000" w:rsidDel="00000000" w:rsidP="00000000" w:rsidRDefault="00000000" w:rsidRPr="00000000" w14:paraId="000000E6">
      <w:pPr>
        <w:spacing w:after="200" w:line="240" w:lineRule="auto"/>
        <w:rPr>
          <w:b w:val="1"/>
          <w:u w:val="single"/>
        </w:rPr>
      </w:pPr>
      <w:r w:rsidDel="00000000" w:rsidR="00000000" w:rsidRPr="00000000">
        <w:rPr>
          <w:i w:val="1"/>
          <w:color w:val="0e2841"/>
          <w:sz w:val="18"/>
          <w:szCs w:val="18"/>
          <w:rtl w:val="0"/>
        </w:rPr>
        <w:t xml:space="preserve">Rysunek 5 Diagram sekwencji - wyświetlanie notatek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/>
      </w:pPr>
      <w:r w:rsidDel="00000000" w:rsidR="00000000" w:rsidRPr="00000000">
        <w:rPr>
          <w:i w:val="1"/>
          <w:color w:val="0e2841"/>
          <w:sz w:val="18"/>
          <w:szCs w:val="18"/>
        </w:rPr>
        <w:drawing>
          <wp:inline distB="114300" distT="114300" distL="114300" distR="114300">
            <wp:extent cx="5760410" cy="5207000"/>
            <wp:effectExtent b="0" l="0" r="0" t="0"/>
            <wp:docPr id="487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rPr/>
      </w:pPr>
      <w:r w:rsidDel="00000000" w:rsidR="00000000" w:rsidRPr="00000000">
        <w:rPr>
          <w:rtl w:val="0"/>
        </w:rPr>
        <w:t xml:space="preserve">Otwarte GUI jest reprezentowane przez prostokąt widoczny na komponencie FrontEnd na poniższym schemacie.</w:t>
      </w:r>
    </w:p>
    <w:p w:rsidR="00000000" w:rsidDel="00000000" w:rsidP="00000000" w:rsidRDefault="00000000" w:rsidRPr="00000000" w14:paraId="000000EA">
      <w:pPr>
        <w:keepNext w:val="1"/>
        <w:rPr/>
      </w:pPr>
      <w:r w:rsidDel="00000000" w:rsidR="00000000" w:rsidRPr="00000000">
        <w:rPr>
          <w:i w:val="1"/>
          <w:color w:val="0e2841"/>
          <w:sz w:val="18"/>
          <w:szCs w:val="18"/>
          <w:rtl w:val="0"/>
        </w:rPr>
        <w:t xml:space="preserve">Rysunek 6 Diagram sekwencji - nagrywanie i przetwarzanie danych</w:t>
      </w:r>
      <w:r w:rsidDel="00000000" w:rsidR="00000000" w:rsidRPr="00000000">
        <w:rPr/>
        <w:drawing>
          <wp:inline distB="114300" distT="114300" distL="114300" distR="114300">
            <wp:extent cx="5762625" cy="7431976"/>
            <wp:effectExtent b="0" l="0" r="0" t="0"/>
            <wp:docPr id="485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5813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431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jc w:val="center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5534343" cy="9897783"/>
            <wp:effectExtent b="0" l="0" r="0" t="0"/>
            <wp:docPr id="486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41740"/>
                    <a:stretch>
                      <a:fillRect/>
                    </a:stretch>
                  </pic:blipFill>
                  <pic:spPr>
                    <a:xfrm>
                      <a:off x="0" y="0"/>
                      <a:ext cx="5534343" cy="9897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1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Stos technologiczny</w:t>
      </w:r>
    </w:p>
    <w:p w:rsidR="00000000" w:rsidDel="00000000" w:rsidP="00000000" w:rsidRDefault="00000000" w:rsidRPr="00000000" w14:paraId="000000EF">
      <w:pPr>
        <w:keepNext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1. Frontend (GUI)</w:t>
      </w:r>
    </w:p>
    <w:p w:rsidR="00000000" w:rsidDel="00000000" w:rsidP="00000000" w:rsidRDefault="00000000" w:rsidRPr="00000000" w14:paraId="000000F0">
      <w:pPr>
        <w:keepNext w:val="1"/>
        <w:rPr/>
      </w:pPr>
      <w:r w:rsidDel="00000000" w:rsidR="00000000" w:rsidRPr="00000000">
        <w:rPr>
          <w:b w:val="1"/>
          <w:rtl w:val="0"/>
        </w:rPr>
        <w:t xml:space="preserve">Technologia</w:t>
      </w:r>
      <w:r w:rsidDel="00000000" w:rsidR="00000000" w:rsidRPr="00000000">
        <w:rPr>
          <w:rtl w:val="0"/>
        </w:rPr>
        <w:t xml:space="preserve">: Tkinter (Python)</w:t>
        <w:br w:type="textWrapping"/>
      </w:r>
      <w:r w:rsidDel="00000000" w:rsidR="00000000" w:rsidRPr="00000000">
        <w:rPr>
          <w:b w:val="1"/>
          <w:rtl w:val="0"/>
        </w:rPr>
        <w:t xml:space="preserve">Opis</w:t>
      </w:r>
      <w:r w:rsidDel="00000000" w:rsidR="00000000" w:rsidRPr="00000000">
        <w:rPr>
          <w:rtl w:val="0"/>
        </w:rPr>
        <w:t xml:space="preserve">:</w:t>
        <w:br w:type="textWrapping"/>
        <w:t xml:space="preserve">Tkinter to biblioteka GUI dla Pythona, wykorzystywana do tworzenia aplikacji z interfejsem użytkownika. W tym przypadku, GUI aplikacji będzie zaprojektowane za pomocą Tkinter, co umożliwi tworzenie okienek, przycisków, pól tekstowych, menu, a także innych interaktywnych elementów, takich jak mechanizmy start/stop, przeglądanie danych (notatek, wideo), czy ustawienia aplikacji.</w:t>
      </w:r>
    </w:p>
    <w:p w:rsidR="00000000" w:rsidDel="00000000" w:rsidP="00000000" w:rsidRDefault="00000000" w:rsidRPr="00000000" w14:paraId="000000F1">
      <w:pPr>
        <w:keepNext w:val="1"/>
        <w:rPr/>
      </w:pPr>
      <w:r w:rsidDel="00000000" w:rsidR="00000000" w:rsidRPr="00000000">
        <w:rPr>
          <w:b w:val="1"/>
          <w:rtl w:val="0"/>
        </w:rPr>
        <w:t xml:space="preserve">Funkcjonalności GUI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2">
      <w:pPr>
        <w:keepNext w:val="1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Mechanizm Start/Stop</w:t>
      </w:r>
      <w:r w:rsidDel="00000000" w:rsidR="00000000" w:rsidRPr="00000000">
        <w:rPr>
          <w:rtl w:val="0"/>
        </w:rPr>
        <w:t xml:space="preserve"> – przycisk umożliwiający rozpoczęcie i zatrzymanie transkrypcji mowy.</w:t>
      </w:r>
    </w:p>
    <w:p w:rsidR="00000000" w:rsidDel="00000000" w:rsidP="00000000" w:rsidRDefault="00000000" w:rsidRPr="00000000" w14:paraId="000000F3">
      <w:pPr>
        <w:keepNext w:val="1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Przycisk do przetwarzania plików </w:t>
      </w:r>
      <w:r w:rsidDel="00000000" w:rsidR="00000000" w:rsidRPr="00000000">
        <w:rPr>
          <w:rtl w:val="0"/>
        </w:rPr>
        <w:t xml:space="preserve">– umożliwia wskazanie plików, które użytkownik chciałby przeanalizować w obrębie aplikacji.</w:t>
      </w:r>
    </w:p>
    <w:p w:rsidR="00000000" w:rsidDel="00000000" w:rsidP="00000000" w:rsidRDefault="00000000" w:rsidRPr="00000000" w14:paraId="000000F4">
      <w:pPr>
        <w:keepNext w:val="1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Przycisk prowadzący do strony WWW </w:t>
      </w:r>
      <w:r w:rsidDel="00000000" w:rsidR="00000000" w:rsidRPr="00000000">
        <w:rPr>
          <w:rtl w:val="0"/>
        </w:rPr>
        <w:t xml:space="preserve">– umożliwia przeglądanie notatek przechowywanych na serwerze WWW połączonym z aplikacji.</w:t>
      </w:r>
    </w:p>
    <w:p w:rsidR="00000000" w:rsidDel="00000000" w:rsidP="00000000" w:rsidRDefault="00000000" w:rsidRPr="00000000" w14:paraId="000000F5">
      <w:pPr>
        <w:keepNext w:val="1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Przeglądanie notatek</w:t>
      </w:r>
      <w:r w:rsidDel="00000000" w:rsidR="00000000" w:rsidRPr="00000000">
        <w:rPr>
          <w:rtl w:val="0"/>
        </w:rPr>
        <w:t xml:space="preserve"> – zapewnia użytkownikowi podgląd na listę wygenerowanych notatek wraz z ich nazwą oraz data wygenerowania.</w:t>
      </w:r>
    </w:p>
    <w:p w:rsidR="00000000" w:rsidDel="00000000" w:rsidP="00000000" w:rsidRDefault="00000000" w:rsidRPr="00000000" w14:paraId="000000F6">
      <w:pPr>
        <w:keepNext w:val="1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Wyszukiwanie fraz </w:t>
      </w:r>
      <w:r w:rsidDel="00000000" w:rsidR="00000000" w:rsidRPr="00000000">
        <w:rPr>
          <w:rtl w:val="0"/>
        </w:rPr>
        <w:t xml:space="preserve">– GUI zawiera dedykowane pole, w które użytkownik jest w stanie wpisać interesującą go frazę, którą chciałby wyszukać w notatkach.</w:t>
      </w:r>
    </w:p>
    <w:p w:rsidR="00000000" w:rsidDel="00000000" w:rsidP="00000000" w:rsidRDefault="00000000" w:rsidRPr="00000000" w14:paraId="000000F7">
      <w:pPr>
        <w:keepNext w:val="1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Interaktywność</w:t>
      </w:r>
      <w:r w:rsidDel="00000000" w:rsidR="00000000" w:rsidRPr="00000000">
        <w:rPr>
          <w:rtl w:val="0"/>
        </w:rPr>
        <w:t xml:space="preserve"> – prosty interfejs, który umożliwia użytkownikowi łatwe korzystanie z aplikacji, przechodzenie między sekcjami i zarządzanie spotkaniami.</w:t>
      </w:r>
    </w:p>
    <w:p w:rsidR="00000000" w:rsidDel="00000000" w:rsidP="00000000" w:rsidRDefault="00000000" w:rsidRPr="00000000" w14:paraId="000000F8">
      <w:pPr>
        <w:keepNext w:val="1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Okno powiadomień </w:t>
      </w:r>
      <w:r w:rsidDel="00000000" w:rsidR="00000000" w:rsidRPr="00000000">
        <w:rPr>
          <w:rtl w:val="0"/>
        </w:rPr>
        <w:t xml:space="preserve">– GUI zapewnia również mechanizm informowania użytkownika o postępach aplikacji za pomocą wyskakujących okienek powiadomień.</w:t>
      </w:r>
    </w:p>
    <w:p w:rsidR="00000000" w:rsidDel="00000000" w:rsidP="00000000" w:rsidRDefault="00000000" w:rsidRPr="00000000" w14:paraId="000000F9">
      <w:pPr>
        <w:keepNext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2. Backend (Serwer WWW)</w:t>
      </w:r>
    </w:p>
    <w:p w:rsidR="00000000" w:rsidDel="00000000" w:rsidP="00000000" w:rsidRDefault="00000000" w:rsidRPr="00000000" w14:paraId="000000FB">
      <w:pPr>
        <w:keepNext w:val="1"/>
        <w:rPr/>
      </w:pPr>
      <w:r w:rsidDel="00000000" w:rsidR="00000000" w:rsidRPr="00000000">
        <w:rPr>
          <w:b w:val="1"/>
          <w:rtl w:val="0"/>
        </w:rPr>
        <w:t xml:space="preserve">Technologia</w:t>
      </w:r>
      <w:r w:rsidDel="00000000" w:rsidR="00000000" w:rsidRPr="00000000">
        <w:rPr>
          <w:rtl w:val="0"/>
        </w:rPr>
        <w:t xml:space="preserve">: PHP</w:t>
        <w:br w:type="textWrapping"/>
      </w:r>
      <w:r w:rsidDel="00000000" w:rsidR="00000000" w:rsidRPr="00000000">
        <w:rPr>
          <w:b w:val="1"/>
          <w:rtl w:val="0"/>
        </w:rPr>
        <w:t xml:space="preserve">Opis</w:t>
      </w:r>
      <w:r w:rsidDel="00000000" w:rsidR="00000000" w:rsidRPr="00000000">
        <w:rPr>
          <w:rtl w:val="0"/>
        </w:rPr>
        <w:t xml:space="preserve">:</w:t>
        <w:br w:type="textWrapping"/>
        <w:t xml:space="preserve">PHP będzie używane do obsługi serwera WWW aplikacji, zapewniając dostęp do plików i notatek zapisanych w formacie DOCS, TXT. Serwer będzie odpowiedzialny za przechowywanie plików i ich prezentacje dla użytkownika. Dodatkowo serwer WWW będzie przekazywał do Google Calendar nazwy podstron, na których będą serwowane poszczególne notatki.</w:t>
      </w:r>
    </w:p>
    <w:p w:rsidR="00000000" w:rsidDel="00000000" w:rsidP="00000000" w:rsidRDefault="00000000" w:rsidRPr="00000000" w14:paraId="000000FC">
      <w:pPr>
        <w:keepNext w:val="1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1"/>
        <w:rPr/>
      </w:pPr>
      <w:r w:rsidDel="00000000" w:rsidR="00000000" w:rsidRPr="00000000">
        <w:rPr>
          <w:b w:val="1"/>
          <w:rtl w:val="0"/>
        </w:rPr>
        <w:t xml:space="preserve">Funkcjonalności 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keepNext w:val="1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Obsługa plików</w:t>
      </w:r>
      <w:r w:rsidDel="00000000" w:rsidR="00000000" w:rsidRPr="00000000">
        <w:rPr>
          <w:rtl w:val="0"/>
        </w:rPr>
        <w:t xml:space="preserve"> – Serwer PHP będzie zarządzał przechowywaniem i udostępnianiem plików spotkań, takich jak transkrypcje w formatach DOCX, TXT, a także zrzuty ekranu.</w:t>
      </w:r>
    </w:p>
    <w:p w:rsidR="00000000" w:rsidDel="00000000" w:rsidP="00000000" w:rsidRDefault="00000000" w:rsidRPr="00000000" w14:paraId="000000FF">
      <w:pPr>
        <w:keepNext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3. Integracja z Google Calendar</w:t>
      </w:r>
    </w:p>
    <w:p w:rsidR="00000000" w:rsidDel="00000000" w:rsidP="00000000" w:rsidRDefault="00000000" w:rsidRPr="00000000" w14:paraId="00000101">
      <w:pPr>
        <w:keepNext w:val="1"/>
        <w:rPr/>
      </w:pPr>
      <w:r w:rsidDel="00000000" w:rsidR="00000000" w:rsidRPr="00000000">
        <w:rPr>
          <w:b w:val="1"/>
          <w:rtl w:val="0"/>
        </w:rPr>
        <w:t xml:space="preserve">Technologia</w:t>
      </w:r>
      <w:r w:rsidDel="00000000" w:rsidR="00000000" w:rsidRPr="00000000">
        <w:rPr>
          <w:rtl w:val="0"/>
        </w:rPr>
        <w:t xml:space="preserve">: Google Calendar API</w:t>
        <w:br w:type="textWrapping"/>
      </w:r>
      <w:r w:rsidDel="00000000" w:rsidR="00000000" w:rsidRPr="00000000">
        <w:rPr>
          <w:b w:val="1"/>
          <w:rtl w:val="0"/>
        </w:rPr>
        <w:t xml:space="preserve">Opis</w:t>
      </w:r>
      <w:r w:rsidDel="00000000" w:rsidR="00000000" w:rsidRPr="00000000">
        <w:rPr>
          <w:rtl w:val="0"/>
        </w:rPr>
        <w:t xml:space="preserve">:</w:t>
        <w:br w:type="textWrapping"/>
        <w:t xml:space="preserve">Aplikacja będzie zintegrowana z Google Calendar za pomocą API. Dzięki tej integracji, użytkownik będzie mógł łatwo przeglądać spotkania z poszczególnych dni, a każde spotkanie będzie miało link do odpowiednich podstron z notatkami.</w:t>
      </w:r>
    </w:p>
    <w:p w:rsidR="00000000" w:rsidDel="00000000" w:rsidP="00000000" w:rsidRDefault="00000000" w:rsidRPr="00000000" w14:paraId="00000102">
      <w:pPr>
        <w:keepNext w:val="1"/>
        <w:rPr/>
      </w:pPr>
      <w:r w:rsidDel="00000000" w:rsidR="00000000" w:rsidRPr="00000000">
        <w:rPr>
          <w:b w:val="1"/>
          <w:rtl w:val="0"/>
        </w:rPr>
        <w:t xml:space="preserve">Wykorzystane biblioteki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Google-api-python-client</w:t>
      </w:r>
    </w:p>
    <w:p w:rsidR="00000000" w:rsidDel="00000000" w:rsidP="00000000" w:rsidRDefault="00000000" w:rsidRPr="00000000" w14:paraId="0000010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Google-auth-httplib2</w:t>
      </w:r>
    </w:p>
    <w:p w:rsidR="00000000" w:rsidDel="00000000" w:rsidP="00000000" w:rsidRDefault="00000000" w:rsidRPr="00000000" w14:paraId="00000105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Google-auth-oauthlib</w:t>
        <w:br w:type="textWrapping"/>
      </w:r>
    </w:p>
    <w:p w:rsidR="00000000" w:rsidDel="00000000" w:rsidP="00000000" w:rsidRDefault="00000000" w:rsidRPr="00000000" w14:paraId="00000106">
      <w:pPr>
        <w:keepNext w:val="1"/>
        <w:rPr/>
      </w:pPr>
      <w:r w:rsidDel="00000000" w:rsidR="00000000" w:rsidRPr="00000000">
        <w:rPr>
          <w:b w:val="1"/>
          <w:rtl w:val="0"/>
        </w:rPr>
        <w:t xml:space="preserve">Funkcjonalności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7">
      <w:pPr>
        <w:keepNext w:val="1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Synchronizacja z kalendarzem</w:t>
      </w:r>
      <w:r w:rsidDel="00000000" w:rsidR="00000000" w:rsidRPr="00000000">
        <w:rPr>
          <w:rtl w:val="0"/>
        </w:rPr>
        <w:t xml:space="preserve"> – Aplikacja będzie automatycznie dodawała spotkania do Google Calendar oraz generowała linki do odpowiednich notatek w aplikacji.</w:t>
      </w:r>
    </w:p>
    <w:p w:rsidR="00000000" w:rsidDel="00000000" w:rsidP="00000000" w:rsidRDefault="00000000" w:rsidRPr="00000000" w14:paraId="00000108">
      <w:pPr>
        <w:keepNext w:val="1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Podstrony notatek</w:t>
      </w:r>
      <w:r w:rsidDel="00000000" w:rsidR="00000000" w:rsidRPr="00000000">
        <w:rPr>
          <w:rtl w:val="0"/>
        </w:rPr>
        <w:t xml:space="preserve"> – Po kliknięciu w wydarzenie w kalendarzu, użytkownik będzie przekierowywany do podstrony, na której będą dostępne notatki, transkrypcje i inne materiały związane z danym spotkaniem.</w:t>
      </w:r>
    </w:p>
    <w:p w:rsidR="00000000" w:rsidDel="00000000" w:rsidP="00000000" w:rsidRDefault="00000000" w:rsidRPr="00000000" w14:paraId="00000109">
      <w:pPr>
        <w:keepNext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4. Nagrywanie ekranu oraz dźwięku</w:t>
      </w:r>
    </w:p>
    <w:p w:rsidR="00000000" w:rsidDel="00000000" w:rsidP="00000000" w:rsidRDefault="00000000" w:rsidRPr="00000000" w14:paraId="0000010B">
      <w:pPr>
        <w:keepNext w:val="1"/>
        <w:rPr/>
      </w:pPr>
      <w:r w:rsidDel="00000000" w:rsidR="00000000" w:rsidRPr="00000000">
        <w:rPr>
          <w:b w:val="1"/>
          <w:rtl w:val="0"/>
        </w:rPr>
        <w:t xml:space="preserve">Technologia</w:t>
      </w:r>
      <w:r w:rsidDel="00000000" w:rsidR="00000000" w:rsidRPr="00000000">
        <w:rPr>
          <w:rtl w:val="0"/>
        </w:rPr>
        <w:t xml:space="preserve">: Python, OpenCV, PyAudio</w:t>
        <w:br w:type="textWrapping"/>
      </w:r>
      <w:r w:rsidDel="00000000" w:rsidR="00000000" w:rsidRPr="00000000">
        <w:rPr>
          <w:b w:val="1"/>
          <w:rtl w:val="0"/>
        </w:rPr>
        <w:t xml:space="preserve">Opis</w:t>
      </w:r>
      <w:r w:rsidDel="00000000" w:rsidR="00000000" w:rsidRPr="00000000">
        <w:rPr>
          <w:rtl w:val="0"/>
        </w:rPr>
        <w:t xml:space="preserve">:</w:t>
        <w:br w:type="textWrapping"/>
        <w:t xml:space="preserve">Aplikacja umożliwia nagrywanie dźwięku oraz ekranu w celu dokumentowania spotkań. System korzysta z zaawansowanych bibliotek Python do rejestracji audio i wideo, umożliwiając użytkownikowi zachowanie pełnych materiałów z dowolnych wydarzeń. Proces nagrywania można łatwo kontrolować, a wyniki są przechowywane w odpowiednich formatach (.wav dla dźwięku i .avi dla wideo).</w:t>
      </w:r>
    </w:p>
    <w:p w:rsidR="00000000" w:rsidDel="00000000" w:rsidP="00000000" w:rsidRDefault="00000000" w:rsidRPr="00000000" w14:paraId="0000010C">
      <w:pPr>
        <w:keepNext w:val="1"/>
        <w:rPr/>
      </w:pPr>
      <w:r w:rsidDel="00000000" w:rsidR="00000000" w:rsidRPr="00000000">
        <w:rPr>
          <w:b w:val="1"/>
          <w:rtl w:val="0"/>
        </w:rPr>
        <w:t xml:space="preserve">Wykorzystane biblioteki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D">
      <w:pPr>
        <w:spacing w:after="0" w:line="240" w:lineRule="auto"/>
        <w:ind w:firstLine="720"/>
        <w:rPr>
          <w:rFonts w:ascii="Aptos" w:cs="Aptos" w:eastAsia="Aptos" w:hAnsi="Aptos"/>
          <w:b w:val="1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Do nagrywania dźwięku: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before="280" w:line="240" w:lineRule="auto"/>
        <w:ind w:left="108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pyaudio – do zarządzania wejściami audio i rejestrowania dźwięku.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before="0" w:line="240" w:lineRule="auto"/>
        <w:ind w:left="108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wave – do zapisu zarejestrowanego dźwięku w formacie WAV.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280" w:before="0" w:line="240" w:lineRule="auto"/>
        <w:ind w:left="108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threading – do wielowątkowego przetwarzania nagrań audio.</w:t>
      </w:r>
    </w:p>
    <w:p w:rsidR="00000000" w:rsidDel="00000000" w:rsidP="00000000" w:rsidRDefault="00000000" w:rsidRPr="00000000" w14:paraId="00000111">
      <w:pPr>
        <w:spacing w:after="0" w:line="240" w:lineRule="auto"/>
        <w:ind w:firstLine="720"/>
        <w:rPr>
          <w:rFonts w:ascii="Aptos" w:cs="Aptos" w:eastAsia="Aptos" w:hAnsi="Aptos"/>
        </w:rPr>
      </w:pPr>
      <w:bookmarkStart w:colFirst="0" w:colLast="0" w:name="_heading=h.gjdgxs" w:id="0"/>
      <w:bookmarkEnd w:id="0"/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Do nagrywania wideo: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before="280" w:line="240" w:lineRule="auto"/>
        <w:ind w:left="108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opencv – do rejestrowania klatek wideo i zapisu w formacie AVI.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before="0" w:line="240" w:lineRule="auto"/>
        <w:ind w:left="108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Pillow (ImageGrab) – do przechwytywania obrazu z ekranu.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280" w:before="0" w:line="240" w:lineRule="auto"/>
        <w:ind w:left="108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numpy – do konwersji obrazu na odpowiedni format.</w:t>
      </w:r>
    </w:p>
    <w:p w:rsidR="00000000" w:rsidDel="00000000" w:rsidP="00000000" w:rsidRDefault="00000000" w:rsidRPr="00000000" w14:paraId="00000115">
      <w:pPr>
        <w:spacing w:after="280" w:before="0" w:lin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Funkcjonalności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keepNext w:val="1"/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Nagrywanie dźwięku</w:t>
      </w:r>
      <w:r w:rsidDel="00000000" w:rsidR="00000000" w:rsidRPr="00000000">
        <w:rPr>
          <w:rtl w:val="0"/>
        </w:rPr>
        <w:t xml:space="preserve"> – obejmuje wybór urządzenia wejściowego ( Stereo Mix ), określenia jakości rejestrowanego dźwięku ( 44100Hz, stereo ) oraz zapisywanie nagrań w formacie WAV.</w:t>
      </w:r>
    </w:p>
    <w:sdt>
      <w:sdtPr>
        <w:tag w:val="goog_rdk_1"/>
      </w:sdtPr>
      <w:sdtContent>
        <w:p w:rsidR="00000000" w:rsidDel="00000000" w:rsidP="00000000" w:rsidRDefault="00000000" w:rsidRPr="00000000" w14:paraId="00000117">
          <w:pPr>
            <w:keepNext w:val="1"/>
            <w:numPr>
              <w:ilvl w:val="0"/>
              <w:numId w:val="10"/>
            </w:numPr>
            <w:ind w:left="720" w:hanging="360"/>
            <w:rPr>
              <w:del w:author="Jakub Kowalski" w:id="0" w:date="2025-01-21T13:08:25Z"/>
              <w:u w:val="none"/>
              <w:rPrChange w:author="Jakub Kowalski" w:id="1" w:date="2025-01-21T13:08:25Z">
                <w:rPr>
                  <w:u w:val="none"/>
                </w:rPr>
              </w:rPrChange>
            </w:rPr>
            <w:pPrChange w:author="Jakub Kowalski" w:id="0" w:date="2025-01-21T13:08:25Z">
              <w:pPr>
                <w:keepNext w:val="1"/>
                <w:numPr>
                  <w:ilvl w:val="0"/>
                  <w:numId w:val="10"/>
                </w:numPr>
                <w:ind w:left="720" w:hanging="360"/>
              </w:pPr>
            </w:pPrChange>
          </w:pPr>
          <w:r w:rsidDel="00000000" w:rsidR="00000000" w:rsidRPr="00000000">
            <w:rPr>
              <w:b w:val="1"/>
              <w:rtl w:val="0"/>
            </w:rPr>
            <w:t xml:space="preserve">Nagrywanie wideo</w:t>
          </w:r>
          <w:r w:rsidDel="00000000" w:rsidR="00000000" w:rsidRPr="00000000">
            <w:rPr>
              <w:rtl w:val="0"/>
            </w:rPr>
            <w:t xml:space="preserve"> – obejmuje przechwytywanie pełnego obrazu ekranu oraz zapis w formacie AVI.</w:t>
          </w:r>
          <w:sdt>
            <w:sdtPr>
              <w:tag w:val="goog_rdk_0"/>
            </w:sdtPr>
            <w:sdtContent>
              <w:del w:author="Jakub Kowalski" w:id="0" w:date="2025-01-21T13:08:25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tag w:val="goog_rdk_3"/>
      </w:sdtPr>
      <w:sdtContent>
        <w:p w:rsidR="00000000" w:rsidDel="00000000" w:rsidP="00000000" w:rsidRDefault="00000000" w:rsidRPr="00000000" w14:paraId="00000118">
          <w:pPr>
            <w:keepNext w:val="1"/>
            <w:numPr>
              <w:ilvl w:val="0"/>
              <w:numId w:val="10"/>
            </w:numPr>
            <w:ind w:left="720" w:hanging="360"/>
            <w:rPr>
              <w:del w:author="Jakub Kowalski" w:id="2" w:date="2025-01-21T13:08:28Z"/>
              <w:u w:val="none"/>
              <w:rPrChange w:author="Jakub Kowalski" w:id="3" w:date="2025-01-21T13:08:28Z">
                <w:rPr>
                  <w:u w:val="none"/>
                </w:rPr>
              </w:rPrChange>
            </w:rPr>
            <w:pPrChange w:author="Jakub Kowalski" w:id="0" w:date="2025-01-21T13:08:28Z">
              <w:pPr>
                <w:keepNext w:val="1"/>
                <w:numPr>
                  <w:ilvl w:val="0"/>
                  <w:numId w:val="10"/>
                </w:numPr>
                <w:ind w:left="720" w:hanging="360"/>
              </w:pPr>
            </w:pPrChange>
          </w:pPr>
          <w:r w:rsidDel="00000000" w:rsidR="00000000" w:rsidRPr="00000000">
            <w:rPr>
              <w:b w:val="1"/>
              <w:rtl w:val="0"/>
            </w:rPr>
            <w:t xml:space="preserve">Synchronizacja nagrań </w:t>
          </w:r>
          <w:r w:rsidDel="00000000" w:rsidR="00000000" w:rsidRPr="00000000">
            <w:rPr>
              <w:rtl w:val="0"/>
            </w:rPr>
            <w:t xml:space="preserve">– możliwe jest jednoczesne nagrywanie wideo oraz audio dla pełnej dokumentacji spotkania.</w:t>
          </w:r>
          <w:sdt>
            <w:sdtPr>
              <w:tag w:val="goog_rdk_2"/>
            </w:sdtPr>
            <w:sdtContent>
              <w:del w:author="Jakub Kowalski" w:id="2" w:date="2025-01-21T13:08:28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280" w:before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Zarządzanie procesem nagrywania </w:t>
      </w:r>
      <w:r w:rsidDel="00000000" w:rsidR="00000000" w:rsidRPr="00000000">
        <w:rPr>
          <w:rtl w:val="0"/>
        </w:rPr>
        <w:t xml:space="preserve">– użytkownik decyduje kiedy chce rozpocząć/zakończyć nagrywanie. Nazwy plików są tworzone automatycznie, bez jakiejkolwiek ingerencji użytkownika.</w:t>
      </w:r>
    </w:p>
    <w:p w:rsidR="00000000" w:rsidDel="00000000" w:rsidP="00000000" w:rsidRDefault="00000000" w:rsidRPr="00000000" w14:paraId="0000011A">
      <w:pPr>
        <w:keepNext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80" w:before="0" w:lin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5. Transkrypcja mowy na tekst + nagrywanie telekonferencji + generowanie podsumowań notatek</w:t>
      </w:r>
    </w:p>
    <w:p w:rsidR="00000000" w:rsidDel="00000000" w:rsidP="00000000" w:rsidRDefault="00000000" w:rsidRPr="00000000" w14:paraId="0000011C">
      <w:pPr>
        <w:spacing w:after="280" w:before="0" w:lin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Technologie</w:t>
      </w:r>
      <w:r w:rsidDel="00000000" w:rsidR="00000000" w:rsidRPr="00000000">
        <w:rPr>
          <w:rtl w:val="0"/>
        </w:rPr>
        <w:t xml:space="preserve">: Python </w:t>
        <w:br w:type="textWrapping"/>
      </w:r>
      <w:r w:rsidDel="00000000" w:rsidR="00000000" w:rsidRPr="00000000">
        <w:rPr>
          <w:b w:val="1"/>
          <w:rtl w:val="0"/>
        </w:rPr>
        <w:t xml:space="preserve">Opis</w:t>
      </w:r>
      <w:r w:rsidDel="00000000" w:rsidR="00000000" w:rsidRPr="00000000">
        <w:rPr>
          <w:rtl w:val="0"/>
        </w:rPr>
        <w:t xml:space="preserve">:</w:t>
        <w:br w:type="textWrapping"/>
        <w:t xml:space="preserve">Transkrypcja mowy na tekst będzie wykonywana przy użyciu biblioteki Python – </w:t>
      </w:r>
      <w:hyperlink r:id="rId14">
        <w:r w:rsidDel="00000000" w:rsidR="00000000" w:rsidRPr="00000000">
          <w:rPr>
            <w:color w:val="467886"/>
            <w:u w:val="single"/>
            <w:rtl w:val="0"/>
          </w:rPr>
          <w:t xml:space="preserve">faster_whisper</w:t>
        </w:r>
      </w:hyperlink>
      <w:r w:rsidDel="00000000" w:rsidR="00000000" w:rsidRPr="00000000">
        <w:rPr>
          <w:rtl w:val="0"/>
        </w:rPr>
        <w:t xml:space="preserve">. Biblioteka ta pozwolą na przekształcanie nagrań audio z rozmów w tekst, który będzie następnie zapisywany w plikach formatu DOCS lub TXT. Do rozpoznawania mówców – diaryzacji – wykorzystana zostaną biblioteka Python – </w:t>
      </w:r>
      <w:hyperlink r:id="rId15">
        <w:r w:rsidDel="00000000" w:rsidR="00000000" w:rsidRPr="00000000">
          <w:rPr>
            <w:color w:val="467886"/>
            <w:u w:val="single"/>
            <w:rtl w:val="0"/>
          </w:rPr>
          <w:t xml:space="preserve">pyannote.audio</w:t>
        </w:r>
      </w:hyperlink>
      <w:r w:rsidDel="00000000" w:rsidR="00000000" w:rsidRPr="00000000">
        <w:rPr>
          <w:rtl w:val="0"/>
        </w:rPr>
        <w:t xml:space="preserve">. Natomiast do generowania podsumować wykorzystana zostanie biblioteka Python – </w:t>
      </w:r>
      <w:hyperlink r:id="rId16">
        <w:r w:rsidDel="00000000" w:rsidR="00000000" w:rsidRPr="00000000">
          <w:rPr>
            <w:color w:val="467886"/>
            <w:u w:val="single"/>
            <w:rtl w:val="0"/>
          </w:rPr>
          <w:t xml:space="preserve">openai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spacing w:after="280" w:before="0" w:lin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Wykorzystane biblioteki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Faster_whisper ( transkrypcja )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Openai ( podsumowania )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28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Pyannote ( diaryzacja )</w:t>
      </w:r>
    </w:p>
    <w:p w:rsidR="00000000" w:rsidDel="00000000" w:rsidP="00000000" w:rsidRDefault="00000000" w:rsidRPr="00000000" w14:paraId="00000121">
      <w:pPr>
        <w:spacing w:after="280" w:before="0" w:lin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Funkcjonalności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Transkrypcja mowy</w:t>
      </w:r>
      <w:r w:rsidDel="00000000" w:rsidR="00000000" w:rsidRPr="00000000">
        <w:rPr>
          <w:rtl w:val="0"/>
        </w:rPr>
        <w:t xml:space="preserve"> – Po zakończeniu spotkania, nagranie audio będzie analizowane i transkrybowane na tekst, który będzie następnie zapisany w odpowiednich plikach.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spacing w:after="0" w:afterAutospacing="0" w:before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Identyfikacja mówcy</w:t>
      </w:r>
      <w:r w:rsidDel="00000000" w:rsidR="00000000" w:rsidRPr="00000000">
        <w:rPr>
          <w:rtl w:val="0"/>
        </w:rPr>
        <w:t xml:space="preserve"> – Opcjonalnie, algorytmy rozpoznawania mówcy (np. </w:t>
      </w:r>
      <w:r w:rsidDel="00000000" w:rsidR="00000000" w:rsidRPr="00000000">
        <w:rPr>
          <w:b w:val="1"/>
          <w:rtl w:val="0"/>
        </w:rPr>
        <w:t xml:space="preserve">Speaker Diarization</w:t>
      </w:r>
      <w:r w:rsidDel="00000000" w:rsidR="00000000" w:rsidRPr="00000000">
        <w:rPr>
          <w:rtl w:val="0"/>
        </w:rPr>
        <w:t xml:space="preserve">) mogą być używane do identyfikowania mówców w transkrypcji.</w:t>
      </w:r>
    </w:p>
    <w:p w:rsidR="00000000" w:rsidDel="00000000" w:rsidP="00000000" w:rsidRDefault="00000000" w:rsidRPr="00000000" w14:paraId="00000124">
      <w:pPr>
        <w:keepNext w:val="1"/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Podsumowania </w:t>
      </w:r>
      <w:r w:rsidDel="00000000" w:rsidR="00000000" w:rsidRPr="00000000">
        <w:rPr>
          <w:rtl w:val="0"/>
        </w:rPr>
        <w:t xml:space="preserve">– po dokonanej transkrypcji, tekst wyciągnięty z nagrania audio będzie podsumowywany.</w:t>
      </w:r>
    </w:p>
    <w:p w:rsidR="00000000" w:rsidDel="00000000" w:rsidP="00000000" w:rsidRDefault="00000000" w:rsidRPr="00000000" w14:paraId="00000125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00" w:line="276" w:lineRule="auto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u w:val="single"/>
          <w:rtl w:val="0"/>
        </w:rPr>
        <w:t xml:space="preserve">Raport z testów oprogramowania</w:t>
      </w: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27">
      <w:pPr>
        <w:spacing w:after="200" w:line="276" w:lineRule="auto"/>
        <w:rPr>
          <w:rFonts w:ascii="Calibri" w:cs="Calibri" w:eastAsia="Calibri" w:hAnsi="Calibri"/>
          <w:i w:val="1"/>
          <w:sz w:val="22"/>
          <w:szCs w:val="22"/>
        </w:rPr>
      </w:pPr>
      <w:r w:rsidDel="00000000" w:rsidR="00000000" w:rsidRPr="00000000">
        <w:rPr>
          <w:i w:val="1"/>
          <w:color w:val="0e2841"/>
          <w:sz w:val="18"/>
          <w:szCs w:val="18"/>
          <w:rtl w:val="0"/>
        </w:rPr>
        <w:t xml:space="preserve">Tabela 4 Tabela przedstawiająca wszystkie odkryte błędy aplikacji</w:t>
      </w:r>
      <w:r w:rsidDel="00000000" w:rsidR="00000000" w:rsidRPr="00000000">
        <w:rPr>
          <w:rtl w:val="0"/>
        </w:rPr>
      </w:r>
    </w:p>
    <w:tbl>
      <w:tblPr>
        <w:tblStyle w:val="Table5"/>
        <w:tblW w:w="9870.0" w:type="dxa"/>
        <w:jc w:val="left"/>
        <w:tblInd w:w="-108.0" w:type="dxa"/>
        <w:tblBorders>
          <w:top w:color="000000" w:space="0" w:sz="8" w:val="single"/>
          <w:left w:color="000000" w:space="0" w:sz="4" w:val="single"/>
          <w:bottom w:color="000000" w:space="0" w:sz="8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5"/>
        <w:gridCol w:w="5550"/>
        <w:gridCol w:w="3885"/>
        <w:tblGridChange w:id="0">
          <w:tblGrid>
            <w:gridCol w:w="435"/>
            <w:gridCol w:w="5550"/>
            <w:gridCol w:w="38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Nr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Opis wykrytego błędu.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Opis usunięcia błędu.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JKV</w:t>
            </w:r>
          </w:p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Pliki, które się niepoprawnie zuploadowały na serwer WWW, nie są kopiowane do folderu unseccussful_uploads oraz plik failed_files.json też nie jest aktualizowany.</w:t>
            </w:r>
          </w:p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Funkcja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upload_file_on_server</w:t>
            </w:r>
          </w:p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JKV</w:t>
            </w:r>
          </w:p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requests.exceptions.JSONDecodeError: Expecting value: line 1 column 1 (char 0)</w:t>
            </w:r>
          </w:p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Zmiana: </w:t>
            </w:r>
          </w:p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response.status_code == 200 </w:t>
            </w:r>
          </w:p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na: </w:t>
            </w:r>
          </w:p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response.status_code == 201</w:t>
            </w:r>
          </w:p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JKV</w:t>
            </w:r>
          </w:p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Możliwe rozpoczęcie analizy process files bez podania ścieżki do plików WAV i MP4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FK</w:t>
            </w:r>
          </w:p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Wprowadzono sprawdzanie czy stringi są puste podczas użycia przycisku w funkcji validate_title()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JKG</w:t>
            </w:r>
          </w:p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Możliwość uruchomienia jednocześnie dwóch wątków z nagrywaniem. Powoduje to, że aplikacja przestanie śledzić ten starszy i zawiesza się przed przejściem do analizy plików.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FK </w:t>
            </w:r>
          </w:p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Dodano zmienną blokującą tworzenie nowego nagrania przed końcem aktualnie trwającego.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FK</w:t>
              <w:br w:type="textWrapping"/>
              <w:t xml:space="preserve">Możliwe było przejście do procesowania pliku/pobierania w momencie nieutworzenia jeszcze pliku .mp4, który jest wymagany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FK</w:t>
            </w:r>
          </w:p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Dodanie sprawdzania utworzenia ścieżki do pliku na podstawie zmiennej przyjmującej wartość ścieżki do pliku .mp4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JKG</w:t>
              <w:br w:type="textWrapping"/>
              <w:t xml:space="preserve">Aplikacja uniemożliwiała zamknięcie pośrednich okienek podczas procesowania plików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JKG</w:t>
              <w:br w:type="textWrapping"/>
              <w:t xml:space="preserve">Zmieniona parametry wywołania funkcji za to odpowiedzialnej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00" w:line="240" w:lineRule="auto"/>
        <w:rPr>
          <w:rFonts w:ascii="Calibri" w:cs="Calibri" w:eastAsia="Calibri" w:hAnsi="Calibri"/>
          <w:i w:val="1"/>
          <w:sz w:val="22"/>
          <w:szCs w:val="22"/>
        </w:rPr>
      </w:pPr>
      <w:r w:rsidDel="00000000" w:rsidR="00000000" w:rsidRPr="00000000">
        <w:rPr>
          <w:i w:val="1"/>
          <w:color w:val="0e2841"/>
          <w:sz w:val="18"/>
          <w:szCs w:val="18"/>
          <w:rtl w:val="0"/>
        </w:rPr>
        <w:t xml:space="preserve">Tabela 5 </w:t>
      </w:r>
      <w:r w:rsidDel="00000000" w:rsidR="00000000" w:rsidRPr="00000000">
        <w:rPr>
          <w:rFonts w:ascii="Calibri" w:cs="Calibri" w:eastAsia="Calibri" w:hAnsi="Calibri"/>
          <w:i w:val="1"/>
          <w:sz w:val="22"/>
          <w:szCs w:val="22"/>
          <w:rtl w:val="0"/>
        </w:rPr>
        <w:t xml:space="preserve">Przetestowane funkcjonalności</w:t>
      </w:r>
      <w:r w:rsidDel="00000000" w:rsidR="00000000" w:rsidRPr="00000000">
        <w:rPr>
          <w:rtl w:val="0"/>
        </w:rPr>
      </w:r>
    </w:p>
    <w:tbl>
      <w:tblPr>
        <w:tblStyle w:val="Table6"/>
        <w:tblW w:w="9285.0" w:type="dxa"/>
        <w:jc w:val="left"/>
        <w:tblInd w:w="-108.0" w:type="dxa"/>
        <w:tblBorders>
          <w:top w:color="000000" w:space="0" w:sz="8" w:val="single"/>
          <w:left w:color="000000" w:space="0" w:sz="4" w:val="single"/>
          <w:bottom w:color="000000" w:space="0" w:sz="8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3915"/>
        <w:gridCol w:w="4830"/>
        <w:tblGridChange w:id="0">
          <w:tblGrid>
            <w:gridCol w:w="540"/>
            <w:gridCol w:w="3915"/>
            <w:gridCol w:w="48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Nr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Funkcjonalność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Uwagi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JKV </w:t>
            </w:r>
          </w:p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Brak zapisu informacji aby dodać Event w kalendarzu jeśli powróci połączenie z Internetem.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JKV + FK</w:t>
            </w:r>
          </w:p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Dodać funkcje w pliku retry_logic.py i zmodyfikować funkcje w main_app.py</w:t>
            </w:r>
          </w:p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Brak możliwości rozpoczęcia analizowania plików .wav/.mp4 bez uprzedniego wskazania lokalizacji owych plików.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2352675" cy="5676900"/>
                  <wp:effectExtent b="0" l="0" r="0" t="0"/>
                  <wp:docPr id="485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567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Brak możliwości rozpoczęcia analizy  plików .wav/.mp4 bez wskazania docelowej nazwy notatki.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2352675" cy="5791200"/>
                  <wp:effectExtent b="0" l="0" r="0" t="0"/>
                  <wp:docPr id="4880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579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Możliwość ustawienia częstotliwości próbkowania zrzutów do analizy podczas rozpoczynania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381125" cy="1543050"/>
                  <wp:effectExtent b="0" l="0" r="0" t="0"/>
                  <wp:docPr id="4862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Możliwość wskazania przez użytkownika chęci wysłania przeanalizowanych danych do chmury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885825" cy="657225"/>
                  <wp:effectExtent b="0" l="0" r="0" t="0"/>
                  <wp:docPr id="486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657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Możliwość wyboru przez użytkownika platformy, na której odbywa się nagrywane spotkanie.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581150" cy="1352550"/>
                  <wp:effectExtent b="0" l="0" r="0" t="0"/>
                  <wp:docPr id="486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352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Możliwość wyboru przez użytkownika miejsca, w którym lokalnie mają zostać zapisane wyniki analizy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333500" cy="771525"/>
                  <wp:effectExtent b="0" l="0" r="0" t="0"/>
                  <wp:docPr id="486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771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Aplikacja wskazuje domyślny folder zapisu, w razie gdyby nie został on wskazany przez użytkownika.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Język spotkanie jest automatycznie wykrywany przez model AI wykorzystywany podczas wykonywania transkrypcji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2352675" cy="88900"/>
                  <wp:effectExtent b="0" l="0" r="0" t="0"/>
                  <wp:docPr id="486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8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 zakończonej analizie plików tworzony jest event w kalendarzu Google, którego zadaniem jest przekierowanie nas na odpowiednią podstronę.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2352675" cy="685800"/>
                  <wp:effectExtent b="0" l="0" r="0" t="0"/>
                  <wp:docPr id="487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 zakończonej analizie plików tworzona jest podstrona zawierająca wszystkie najważniejsze wyniki analizy</w:t>
            </w:r>
          </w:p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2352675" cy="584200"/>
                  <wp:effectExtent b="0" l="0" r="0" t="0"/>
                  <wp:docPr id="4879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58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Aplikacja pozwala pokazać wszystkie notatki, w których występuje dany ciąg znaków wskazany przez użytkownika w odpowiednim polu.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2352675" cy="1549400"/>
                  <wp:effectExtent b="0" l="0" r="0" t="0"/>
                  <wp:docPr id="486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54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2352675" cy="1549400"/>
                  <wp:effectExtent b="0" l="0" r="0" t="0"/>
                  <wp:docPr id="487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54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Aplikacja posiada przycisk umożliwia otwarcie strony internetowej podpiętej do aplikacji z poziomu GUI.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Okno rozpoczęcia analizy plików po dokonaniu nagrania. Odpowiednie pola automatycznie wypełniają się właściwymi wartościami ( ścieżka do plików .wav/.tmp )</w:t>
            </w:r>
          </w:p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2352675" cy="5715000"/>
                  <wp:effectExtent b="0" l="0" r="0" t="0"/>
                  <wp:docPr id="485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571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Użytkownik jest w stanie wskazać, że nie chce aby notatka została po utworzeniu wysłana na zewnętrzny serwer. Wtedy zostaje ona jedynie zapisana lokalnie na komputerze użytkownika.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Model do transkrypcji nie radzi sobie jeśli w trakcie spotkania jest używane język angielski i polski 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Podczas spotkania powinien być używany tylko jeden język do komunikacji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16.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Generowanie podsumowania dla długiego spotkania 1.5h - niepowodzenie. Ograniczenie liczby tokenów.</w:t>
              <w:br w:type="textWrapping"/>
              <w:br w:type="textWrapping"/>
              <w:t xml:space="preserve">Dodatkowo czasami z niewiadomych przyczyn model AI generuje wiadomość: “Brak tekstu do podsumowania”.</w:t>
            </w:r>
          </w:p>
        </w:tc>
        <w:tc>
          <w:tcPr/>
          <w:p w:rsidR="00000000" w:rsidDel="00000000" w:rsidP="00000000" w:rsidRDefault="00000000" w:rsidRPr="00000000" w14:paraId="000001A4">
            <w:pPr>
              <w:shd w:fill="1e1f22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2025-01-22 14:41:14.566270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Notes content successfully created.</w:t>
            </w:r>
          </w:p>
          <w:p w:rsidR="00000000" w:rsidDel="00000000" w:rsidP="00000000" w:rsidRDefault="00000000" w:rsidRPr="00000000" w14:paraId="000001A5">
            <w:pPr>
              <w:shd w:fill="1e1f22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2025-01-22 14:41:16.322418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generating notes summary: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code: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c77dbb"/>
                <w:sz w:val="20"/>
                <w:szCs w:val="20"/>
                <w:rtl w:val="0"/>
              </w:rPr>
              <w:t xml:space="preserve">413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- {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'error'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: {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'code'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'tokens_limit_reached'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'message'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'Request body too large for gpt-4o model. Max size: 8000 tokens.'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'details'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6aab73"/>
                <w:sz w:val="20"/>
                <w:szCs w:val="20"/>
                <w:rtl w:val="0"/>
              </w:rPr>
              <w:t xml:space="preserve">'Request body too large for gpt-4o model. Max size: 8000 tokens.'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}}</w:t>
            </w:r>
          </w:p>
          <w:p w:rsidR="00000000" w:rsidDel="00000000" w:rsidP="00000000" w:rsidRDefault="00000000" w:rsidRPr="00000000" w14:paraId="000001A6">
            <w:pPr>
              <w:shd w:fill="1e1f22" w:val="clear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  <w:rtl w:val="0"/>
              </w:rPr>
              <w:t xml:space="preserve">2025-01-22 14:41:16.322920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20"/>
                <w:szCs w:val="20"/>
                <w:rtl w:val="0"/>
              </w:rPr>
              <w:t xml:space="preserve"> Summary generated.</w:t>
            </w:r>
          </w:p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17.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Sprawdzane jest czy plik combined.mp4 jest utworzony po nagrywaniu ekranu przed przejściem do procesowania.</w:t>
            </w:r>
          </w:p>
        </w:tc>
        <w:tc>
          <w:tcPr/>
          <w:p w:rsidR="00000000" w:rsidDel="00000000" w:rsidP="00000000" w:rsidRDefault="00000000" w:rsidRPr="00000000" w14:paraId="000001AA">
            <w:pPr>
              <w:shd w:fill="1e1f22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  <w:drawing>
                <wp:inline distB="114300" distT="114300" distL="114300" distR="114300">
                  <wp:extent cx="2933700" cy="2844800"/>
                  <wp:effectExtent b="0" l="0" r="0" t="0"/>
                  <wp:docPr id="487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284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18.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Wyszukiwanie w notatkach działa poprawnie</w:t>
            </w:r>
          </w:p>
        </w:tc>
        <w:tc>
          <w:tcPr/>
          <w:p w:rsidR="00000000" w:rsidDel="00000000" w:rsidP="00000000" w:rsidRDefault="00000000" w:rsidRPr="00000000" w14:paraId="000001AD">
            <w:pPr>
              <w:shd w:fill="1e1f22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  <w:drawing>
                <wp:inline distB="114300" distT="114300" distL="114300" distR="114300">
                  <wp:extent cx="2933700" cy="1917700"/>
                  <wp:effectExtent b="0" l="0" r="0" t="0"/>
                  <wp:docPr id="4876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91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hd w:fill="1e1f22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  <w:drawing>
                <wp:inline distB="114300" distT="114300" distL="114300" distR="114300">
                  <wp:extent cx="2933700" cy="1943100"/>
                  <wp:effectExtent b="0" l="0" r="0" t="0"/>
                  <wp:docPr id="486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94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19.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Sprawdzenie działania dla Zoom</w:t>
            </w:r>
          </w:p>
        </w:tc>
        <w:tc>
          <w:tcPr/>
          <w:p w:rsidR="00000000" w:rsidDel="00000000" w:rsidP="00000000" w:rsidRDefault="00000000" w:rsidRPr="00000000" w14:paraId="000001B1">
            <w:pPr>
              <w:shd w:fill="1e1f22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  <w:drawing>
                <wp:inline distB="114300" distT="114300" distL="114300" distR="114300">
                  <wp:extent cx="2933700" cy="1219200"/>
                  <wp:effectExtent b="0" l="0" r="0" t="0"/>
                  <wp:docPr id="4878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21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20.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Ponowne przesyłanie plików w razie wystąpienia błędu.</w:t>
            </w:r>
          </w:p>
        </w:tc>
        <w:tc>
          <w:tcPr/>
          <w:p w:rsidR="00000000" w:rsidDel="00000000" w:rsidP="00000000" w:rsidRDefault="00000000" w:rsidRPr="00000000" w14:paraId="000001B4">
            <w:pPr>
              <w:shd w:fill="1e1f22" w:val="clear"/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20"/>
                <w:szCs w:val="20"/>
              </w:rPr>
              <w:drawing>
                <wp:inline distB="114300" distT="114300" distL="114300" distR="114300">
                  <wp:extent cx="2933700" cy="1193800"/>
                  <wp:effectExtent b="0" l="0" r="0" t="0"/>
                  <wp:docPr id="485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19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hd w:fill="1e1f22" w:val="clear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  <w:rtl w:val="0"/>
              </w:rPr>
              <w:t xml:space="preserve">Po Refreshe </w:t>
            </w:r>
          </w:p>
          <w:p w:rsidR="00000000" w:rsidDel="00000000" w:rsidP="00000000" w:rsidRDefault="00000000" w:rsidRPr="00000000" w14:paraId="000001B6">
            <w:pPr>
              <w:shd w:fill="1e1f22" w:val="clear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drawing>
                <wp:inline distB="114300" distT="114300" distL="114300" distR="114300">
                  <wp:extent cx="2933700" cy="1143000"/>
                  <wp:effectExtent b="0" l="0" r="0" t="0"/>
                  <wp:docPr id="487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hd w:fill="1e1f22" w:val="clear"/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drawing>
                <wp:inline distB="114300" distT="114300" distL="114300" distR="114300">
                  <wp:extent cx="2933700" cy="1066800"/>
                  <wp:effectExtent b="0" l="0" r="0" t="0"/>
                  <wp:docPr id="486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1"/>
        <w:rPr>
          <w:b w:val="1"/>
        </w:rPr>
      </w:pPr>
      <w:r w:rsidDel="00000000" w:rsidR="00000000" w:rsidRPr="00000000">
        <w:rPr>
          <w:rtl w:val="0"/>
        </w:rPr>
      </w:r>
    </w:p>
    <w:sectPr>
      <w:footerReference r:id="rId36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l-PL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ny" w:default="1">
    <w:name w:val="Normal"/>
    <w:qFormat w:val="1"/>
  </w:style>
  <w:style w:type="paragraph" w:styleId="Nagwek1">
    <w:name w:val="heading 1"/>
    <w:basedOn w:val="Normalny"/>
    <w:next w:val="Normalny"/>
    <w:link w:val="Nagwek1Znak"/>
    <w:uiPriority w:val="9"/>
    <w:qFormat w:val="1"/>
    <w:rsid w:val="00860318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 w:val="1"/>
    <w:unhideWhenUsed w:val="1"/>
    <w:qFormat w:val="1"/>
    <w:rsid w:val="00860318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 w:val="1"/>
    <w:unhideWhenUsed w:val="1"/>
    <w:qFormat w:val="1"/>
    <w:rsid w:val="00860318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 w:val="1"/>
    <w:unhideWhenUsed w:val="1"/>
    <w:qFormat w:val="1"/>
    <w:rsid w:val="00860318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Nagwek5">
    <w:name w:val="heading 5"/>
    <w:basedOn w:val="Normalny"/>
    <w:next w:val="Normalny"/>
    <w:link w:val="Nagwek5Znak"/>
    <w:uiPriority w:val="9"/>
    <w:semiHidden w:val="1"/>
    <w:unhideWhenUsed w:val="1"/>
    <w:qFormat w:val="1"/>
    <w:rsid w:val="00860318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Nagwek6">
    <w:name w:val="heading 6"/>
    <w:basedOn w:val="Normalny"/>
    <w:next w:val="Normalny"/>
    <w:link w:val="Nagwek6Znak"/>
    <w:uiPriority w:val="9"/>
    <w:semiHidden w:val="1"/>
    <w:unhideWhenUsed w:val="1"/>
    <w:qFormat w:val="1"/>
    <w:rsid w:val="00860318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Nagwek7">
    <w:name w:val="heading 7"/>
    <w:basedOn w:val="Normalny"/>
    <w:next w:val="Normalny"/>
    <w:link w:val="Nagwek7Znak"/>
    <w:uiPriority w:val="9"/>
    <w:semiHidden w:val="1"/>
    <w:unhideWhenUsed w:val="1"/>
    <w:qFormat w:val="1"/>
    <w:rsid w:val="0086031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Nagwek8">
    <w:name w:val="heading 8"/>
    <w:basedOn w:val="Normalny"/>
    <w:next w:val="Normalny"/>
    <w:link w:val="Nagwek8Znak"/>
    <w:uiPriority w:val="9"/>
    <w:semiHidden w:val="1"/>
    <w:unhideWhenUsed w:val="1"/>
    <w:qFormat w:val="1"/>
    <w:rsid w:val="0086031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Nagwek9">
    <w:name w:val="heading 9"/>
    <w:basedOn w:val="Normalny"/>
    <w:next w:val="Normalny"/>
    <w:link w:val="Nagwek9Znak"/>
    <w:uiPriority w:val="9"/>
    <w:semiHidden w:val="1"/>
    <w:unhideWhenUsed w:val="1"/>
    <w:qFormat w:val="1"/>
    <w:rsid w:val="0086031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omylnaczcionkaakapitu" w:default="1">
    <w:name w:val="Default Paragraph Font"/>
    <w:uiPriority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 w:val="1"/>
    <w:rsid w:val="00860318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Nagwek1Znak" w:customStyle="1">
    <w:name w:val="Nagłówek 1 Znak"/>
    <w:basedOn w:val="Domylnaczcionkaakapitu"/>
    <w:link w:val="Nagwek1"/>
    <w:uiPriority w:val="9"/>
    <w:rsid w:val="0086031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Nagwek2Znak" w:customStyle="1">
    <w:name w:val="Nagłówek 2 Znak"/>
    <w:basedOn w:val="Domylnaczcionkaakapitu"/>
    <w:link w:val="Nagwek2"/>
    <w:uiPriority w:val="9"/>
    <w:semiHidden w:val="1"/>
    <w:rsid w:val="0086031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Nagwek3Znak" w:customStyle="1">
    <w:name w:val="Nagłówek 3 Znak"/>
    <w:basedOn w:val="Domylnaczcionkaakapitu"/>
    <w:link w:val="Nagwek3"/>
    <w:uiPriority w:val="9"/>
    <w:semiHidden w:val="1"/>
    <w:rsid w:val="0086031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Nagwek4Znak" w:customStyle="1">
    <w:name w:val="Nagłówek 4 Znak"/>
    <w:basedOn w:val="Domylnaczcionkaakapitu"/>
    <w:link w:val="Nagwek4"/>
    <w:uiPriority w:val="9"/>
    <w:semiHidden w:val="1"/>
    <w:rsid w:val="0086031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Nagwek5Znak" w:customStyle="1">
    <w:name w:val="Nagłówek 5 Znak"/>
    <w:basedOn w:val="Domylnaczcionkaakapitu"/>
    <w:link w:val="Nagwek5"/>
    <w:uiPriority w:val="9"/>
    <w:semiHidden w:val="1"/>
    <w:rsid w:val="00860318"/>
    <w:rPr>
      <w:rFonts w:cstheme="majorBidi" w:eastAsiaTheme="majorEastAsia"/>
      <w:color w:val="0f4761" w:themeColor="accent1" w:themeShade="0000BF"/>
    </w:rPr>
  </w:style>
  <w:style w:type="character" w:styleId="Nagwek6Znak" w:customStyle="1">
    <w:name w:val="Nagłówek 6 Znak"/>
    <w:basedOn w:val="Domylnaczcionkaakapitu"/>
    <w:link w:val="Nagwek6"/>
    <w:uiPriority w:val="9"/>
    <w:semiHidden w:val="1"/>
    <w:rsid w:val="00860318"/>
    <w:rPr>
      <w:rFonts w:cstheme="majorBidi" w:eastAsiaTheme="majorEastAsia"/>
      <w:i w:val="1"/>
      <w:iCs w:val="1"/>
      <w:color w:val="595959" w:themeColor="text1" w:themeTint="0000A6"/>
    </w:rPr>
  </w:style>
  <w:style w:type="character" w:styleId="Nagwek7Znak" w:customStyle="1">
    <w:name w:val="Nagłówek 7 Znak"/>
    <w:basedOn w:val="Domylnaczcionkaakapitu"/>
    <w:link w:val="Nagwek7"/>
    <w:uiPriority w:val="9"/>
    <w:semiHidden w:val="1"/>
    <w:rsid w:val="00860318"/>
    <w:rPr>
      <w:rFonts w:cstheme="majorBidi" w:eastAsiaTheme="majorEastAsia"/>
      <w:color w:val="595959" w:themeColor="text1" w:themeTint="0000A6"/>
    </w:rPr>
  </w:style>
  <w:style w:type="character" w:styleId="Nagwek8Znak" w:customStyle="1">
    <w:name w:val="Nagłówek 8 Znak"/>
    <w:basedOn w:val="Domylnaczcionkaakapitu"/>
    <w:link w:val="Nagwek8"/>
    <w:uiPriority w:val="9"/>
    <w:semiHidden w:val="1"/>
    <w:rsid w:val="00860318"/>
    <w:rPr>
      <w:rFonts w:cstheme="majorBidi" w:eastAsiaTheme="majorEastAsia"/>
      <w:i w:val="1"/>
      <w:iCs w:val="1"/>
      <w:color w:val="272727" w:themeColor="text1" w:themeTint="0000D8"/>
    </w:rPr>
  </w:style>
  <w:style w:type="character" w:styleId="Nagwek9Znak" w:customStyle="1">
    <w:name w:val="Nagłówek 9 Znak"/>
    <w:basedOn w:val="Domylnaczcionkaakapitu"/>
    <w:link w:val="Nagwek9"/>
    <w:uiPriority w:val="9"/>
    <w:semiHidden w:val="1"/>
    <w:rsid w:val="00860318"/>
    <w:rPr>
      <w:rFonts w:cstheme="majorBidi" w:eastAsiaTheme="majorEastAsia"/>
      <w:color w:val="272727" w:themeColor="text1" w:themeTint="0000D8"/>
    </w:rPr>
  </w:style>
  <w:style w:type="character" w:styleId="TytuZnak" w:customStyle="1">
    <w:name w:val="Tytuł Znak"/>
    <w:basedOn w:val="Domylnaczcionkaakapitu"/>
    <w:link w:val="Tytu"/>
    <w:uiPriority w:val="10"/>
    <w:rsid w:val="0086031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 w:val="1"/>
    <w:rPr>
      <w:color w:val="595959"/>
      <w:sz w:val="28"/>
      <w:szCs w:val="28"/>
    </w:rPr>
  </w:style>
  <w:style w:type="character" w:styleId="PodtytuZnak" w:customStyle="1">
    <w:name w:val="Podtytuł Znak"/>
    <w:basedOn w:val="Domylnaczcionkaakapitu"/>
    <w:link w:val="Podtytu"/>
    <w:uiPriority w:val="11"/>
    <w:rsid w:val="0086031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 w:val="1"/>
    <w:rsid w:val="0086031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ytatZnak" w:customStyle="1">
    <w:name w:val="Cytat Znak"/>
    <w:basedOn w:val="Domylnaczcionkaakapitu"/>
    <w:link w:val="Cytat"/>
    <w:uiPriority w:val="29"/>
    <w:rsid w:val="00860318"/>
    <w:rPr>
      <w:i w:val="1"/>
      <w:iCs w:val="1"/>
      <w:color w:val="404040" w:themeColor="text1" w:themeTint="0000BF"/>
    </w:rPr>
  </w:style>
  <w:style w:type="paragraph" w:styleId="Akapitzlist">
    <w:name w:val="List Paragraph"/>
    <w:basedOn w:val="Normalny"/>
    <w:uiPriority w:val="34"/>
    <w:qFormat w:val="1"/>
    <w:rsid w:val="00860318"/>
    <w:pPr>
      <w:ind w:left="720"/>
      <w:contextualSpacing w:val="1"/>
    </w:pPr>
  </w:style>
  <w:style w:type="character" w:styleId="Wyrnienieintensywne">
    <w:name w:val="Intense Emphasis"/>
    <w:basedOn w:val="Domylnaczcionkaakapitu"/>
    <w:uiPriority w:val="21"/>
    <w:qFormat w:val="1"/>
    <w:rsid w:val="00860318"/>
    <w:rPr>
      <w:i w:val="1"/>
      <w:iCs w:val="1"/>
      <w:color w:val="0f4761" w:themeColor="accent1" w:themeShade="0000BF"/>
    </w:rPr>
  </w:style>
  <w:style w:type="paragraph" w:styleId="Cytatintensywny">
    <w:name w:val="Intense Quote"/>
    <w:basedOn w:val="Normalny"/>
    <w:next w:val="Normalny"/>
    <w:link w:val="CytatintensywnyZnak"/>
    <w:uiPriority w:val="30"/>
    <w:qFormat w:val="1"/>
    <w:rsid w:val="0086031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860318"/>
    <w:rPr>
      <w:i w:val="1"/>
      <w:iCs w:val="1"/>
      <w:color w:val="0f4761" w:themeColor="accent1" w:themeShade="0000BF"/>
    </w:rPr>
  </w:style>
  <w:style w:type="character" w:styleId="Odwoanieintensywne">
    <w:name w:val="Intense Reference"/>
    <w:basedOn w:val="Domylnaczcionkaakapitu"/>
    <w:uiPriority w:val="32"/>
    <w:qFormat w:val="1"/>
    <w:rsid w:val="00860318"/>
    <w:rPr>
      <w:b w:val="1"/>
      <w:bCs w:val="1"/>
      <w:smallCaps w:val="1"/>
      <w:color w:val="0f4761" w:themeColor="accent1" w:themeShade="0000BF"/>
      <w:spacing w:val="5"/>
    </w:rPr>
  </w:style>
  <w:style w:type="table" w:styleId="TableGrid" w:customStyle="1">
    <w:name w:val="TableGrid"/>
    <w:rsid w:val="006853EF"/>
    <w:pPr>
      <w:spacing w:after="0" w:line="240" w:lineRule="auto"/>
    </w:pPr>
    <w:rPr>
      <w:rFonts w:eastAsiaTheme="minorEastAsia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63.0" w:type="dxa"/>
        <w:left w:w="108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egenda">
    <w:name w:val="caption"/>
    <w:basedOn w:val="Normalny"/>
    <w:next w:val="Normalny"/>
    <w:uiPriority w:val="35"/>
    <w:unhideWhenUsed w:val="1"/>
    <w:qFormat w:val="1"/>
    <w:rsid w:val="00594461"/>
    <w:pPr>
      <w:spacing w:after="200" w:line="240" w:lineRule="auto"/>
    </w:pPr>
    <w:rPr>
      <w:i w:val="1"/>
      <w:iCs w:val="1"/>
      <w:color w:val="0e2841" w:themeColor="text2"/>
      <w:sz w:val="18"/>
      <w:szCs w:val="18"/>
    </w:r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ela-Siatka">
    <w:name w:val="Table Grid"/>
    <w:basedOn w:val="Standardowy"/>
    <w:uiPriority w:val="39"/>
    <w:rsid w:val="00D1252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apunktowana">
    <w:name w:val="List Bullet"/>
    <w:basedOn w:val="Normalny"/>
    <w:uiPriority w:val="99"/>
    <w:unhideWhenUsed w:val="1"/>
    <w:rsid w:val="0012706B"/>
    <w:pPr>
      <w:numPr>
        <w:numId w:val="9"/>
      </w:numPr>
      <w:spacing w:after="200" w:line="276" w:lineRule="auto"/>
      <w:contextualSpacing w:val="1"/>
    </w:pPr>
    <w:rPr>
      <w:rFonts w:asciiTheme="minorHAnsi" w:cstheme="minorBidi" w:eastAsiaTheme="minorEastAsia" w:hAnsiTheme="minorHAnsi"/>
      <w:sz w:val="22"/>
      <w:szCs w:val="22"/>
      <w:lang w:eastAsia="en-US" w:val="en-US"/>
    </w:rPr>
  </w:style>
  <w:style w:type="character" w:styleId="Hipercze">
    <w:name w:val="Hyperlink"/>
    <w:basedOn w:val="Domylnaczcionkaakapitu"/>
    <w:uiPriority w:val="99"/>
    <w:unhideWhenUsed w:val="1"/>
    <w:rsid w:val="00F67337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 w:val="1"/>
    <w:unhideWhenUsed w:val="1"/>
    <w:rsid w:val="00F67337"/>
    <w:rPr>
      <w:color w:val="605e5c"/>
      <w:shd w:color="auto" w:fill="e1dfdd" w:val="clear"/>
    </w:rPr>
  </w:style>
  <w:style w:type="character" w:styleId="Pogrubienie">
    <w:name w:val="Strong"/>
    <w:basedOn w:val="Domylnaczcionkaakapitu"/>
    <w:uiPriority w:val="22"/>
    <w:qFormat w:val="1"/>
    <w:rsid w:val="009015A5"/>
    <w:rPr>
      <w:b w:val="1"/>
      <w:bCs w:val="1"/>
    </w:rPr>
  </w:style>
  <w:style w:type="character" w:styleId="HTML-kod">
    <w:name w:val="HTML Code"/>
    <w:basedOn w:val="Domylnaczcionkaakapitu"/>
    <w:uiPriority w:val="99"/>
    <w:semiHidden w:val="1"/>
    <w:unhideWhenUsed w:val="1"/>
    <w:rsid w:val="009015A5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2.png"/><Relationship Id="rId21" Type="http://schemas.openxmlformats.org/officeDocument/2006/relationships/image" Target="media/image1.png"/><Relationship Id="rId24" Type="http://schemas.openxmlformats.org/officeDocument/2006/relationships/image" Target="media/image20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4.png"/><Relationship Id="rId25" Type="http://schemas.openxmlformats.org/officeDocument/2006/relationships/image" Target="media/image21.png"/><Relationship Id="rId28" Type="http://schemas.openxmlformats.org/officeDocument/2006/relationships/image" Target="media/image13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.png"/><Relationship Id="rId7" Type="http://schemas.openxmlformats.org/officeDocument/2006/relationships/image" Target="media/image23.png"/><Relationship Id="rId8" Type="http://schemas.openxmlformats.org/officeDocument/2006/relationships/image" Target="media/image4.png"/><Relationship Id="rId31" Type="http://schemas.openxmlformats.org/officeDocument/2006/relationships/image" Target="media/image15.png"/><Relationship Id="rId30" Type="http://schemas.openxmlformats.org/officeDocument/2006/relationships/image" Target="media/image26.png"/><Relationship Id="rId11" Type="http://schemas.openxmlformats.org/officeDocument/2006/relationships/image" Target="media/image7.png"/><Relationship Id="rId33" Type="http://schemas.openxmlformats.org/officeDocument/2006/relationships/image" Target="media/image11.png"/><Relationship Id="rId10" Type="http://schemas.openxmlformats.org/officeDocument/2006/relationships/image" Target="media/image22.png"/><Relationship Id="rId32" Type="http://schemas.openxmlformats.org/officeDocument/2006/relationships/image" Target="media/image27.png"/><Relationship Id="rId13" Type="http://schemas.openxmlformats.org/officeDocument/2006/relationships/image" Target="media/image9.png"/><Relationship Id="rId35" Type="http://schemas.openxmlformats.org/officeDocument/2006/relationships/image" Target="media/image5.png"/><Relationship Id="rId12" Type="http://schemas.openxmlformats.org/officeDocument/2006/relationships/image" Target="media/image10.png"/><Relationship Id="rId34" Type="http://schemas.openxmlformats.org/officeDocument/2006/relationships/image" Target="media/image2.png"/><Relationship Id="rId15" Type="http://schemas.openxmlformats.org/officeDocument/2006/relationships/hyperlink" Target="https://huggingface.co/pyannote/speaker-diarization-3.1" TargetMode="External"/><Relationship Id="rId14" Type="http://schemas.openxmlformats.org/officeDocument/2006/relationships/hyperlink" Target="https://github.com/SYSTRAN/faster-whisper" TargetMode="External"/><Relationship Id="rId36" Type="http://schemas.openxmlformats.org/officeDocument/2006/relationships/footer" Target="footer1.xml"/><Relationship Id="rId17" Type="http://schemas.openxmlformats.org/officeDocument/2006/relationships/image" Target="media/image6.png"/><Relationship Id="rId16" Type="http://schemas.openxmlformats.org/officeDocument/2006/relationships/hyperlink" Target="https://github.com/marketplace/models/azure-openai/gpt-4o" TargetMode="External"/><Relationship Id="rId19" Type="http://schemas.openxmlformats.org/officeDocument/2006/relationships/image" Target="media/image25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jr1QyCr/0pbE0cgZGHMFrbOq3A==">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AChAKBXRzX3ZhEgcIARIDbm9yCg8KB3RzX3ZhX2kSBAgCGAEKDQoEdHNfdxIFCAMgkAMKDgoGdHNfd19pEgQIAhgACowFCgRubF8zEoMFCAUy/gQKCwoDYl9hEgQIAyAACg4KBGJfZ2YSBggBEgIlMwoPCgRiX2dzEgcIARID4pePCgwKBGJfZ3QSBAgDIAkKFAoFYl9pZmwSCwgEKQAAAAAAgF9AChMKBGJfaWwSCwgEKQAAAAAAAGJACgwKBGJfc24SBAgDIAEKhgQKBGJfdHMS/QMIBTL4AwoNCgV0c19iZBIECAIYAAoPCgd0c19iZF9pEgQIAhgBCjMKB3RzX2JnYzISKAgFMiQKEAoIY2xyX3R5cGUSBAgDIAAKEAoKaGNscl9jb2xvchICCAcKEQoJdHNfYmdjMl9pEgQIAhgBCg4KBXRzX2J3EgUIAyC8BQoPCgd0c19id19pEgQIAhgA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AChAKBXRzX3ZhEgcIARIDbm9yCg8KB3RzX3ZhX2kSBAgCGAEKDQoEdHNfdxIFCAMgkAMKDgoGdHNfd19pEgQIAhgACowFCgRubF82EoMFCAUy/gQKCwoDYl9hEgQIAyAACg4KBGJfZ2YSBggBEgIlNgoPCgRiX2dzEgcIARID4pePCgwKBGJfZ3QSBAgDIAkKFAoFYl9pZmwSCwgEKQAAAAAAQG1AChMKBGJfaWwSCwgEKQAAAAAAgG9ACgwKBGJfc24SBAgDIAEKhgQKBGJfdHMS/QMIBTL4AwoNCgV0c19iZBIECAIYAAoPCgd0c19iZF9pEgQIAhgBCjMKB3RzX2JnYzISKAgFMiQKEAoIY2xyX3R5cGUSBAgDIAAKEAoKaGNscl9jb2xvchICCAcKEQoJdHNfYmdjMl9pEgQIAhgBCg4KBXRzX2J3EgUIAyC8BQoPCgd0c19id19pEgQIAhgA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2024-11-23T17:32:00Z</dcterms:created>
  <dc:creator>Jakub Kogut</dc:creator>
</cp:coreProperties>
</file>